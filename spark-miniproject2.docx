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B26BC2" w14:textId="2DFE7D67" w:rsidR="18997C38" w:rsidRDefault="18997C38" w:rsidP="6CA74A64">
      <w:pPr>
        <w:pStyle w:val="paragraph"/>
        <w:spacing w:before="0" w:beforeAutospacing="0" w:after="0" w:afterAutospacing="0" w:line="259" w:lineRule="auto"/>
        <w:jc w:val="center"/>
        <w:rPr>
          <w:rStyle w:val="normaltextrun"/>
          <w:b/>
          <w:bCs/>
          <w:sz w:val="48"/>
          <w:szCs w:val="48"/>
        </w:rPr>
      </w:pPr>
      <w:r w:rsidRPr="6CA74A64">
        <w:rPr>
          <w:rStyle w:val="normaltextrun"/>
          <w:b/>
          <w:bCs/>
          <w:sz w:val="48"/>
          <w:szCs w:val="48"/>
        </w:rPr>
        <w:t>Spark – Mini Project #2</w:t>
      </w:r>
    </w:p>
    <w:p w14:paraId="24AAAD3B" w14:textId="781FC8CB" w:rsidR="002C2AC0" w:rsidRDefault="0844D0A0" w:rsidP="7ACC9BED">
      <w:pPr>
        <w:pStyle w:val="paragraph"/>
        <w:spacing w:before="0" w:beforeAutospacing="0" w:after="0" w:afterAutospacing="0"/>
        <w:ind w:left="720"/>
        <w:jc w:val="center"/>
      </w:pPr>
      <w:r>
        <w:t xml:space="preserve"> </w:t>
      </w:r>
      <w:r w:rsidR="00B6785F">
        <w:fldChar w:fldCharType="begin"/>
      </w:r>
      <w:r w:rsidR="00B6785F">
        <w:instrText xml:space="preserve"> INCLUDEPICTURE "https://cdn.cookielaw.org/logos/4c4ac84f-aa50-4a4a-9c4b-9e0f2f67fdd2/2b8d76ce-5390-4a16-adb5-e5da2705029f/a2097014-be49-4880-baa2-ec02fd062e0d/Hum_Logo_R_NoPad_Green_RGB.png" \* MERGEFORMATINET </w:instrText>
      </w:r>
      <w:r w:rsidR="00D84323">
        <w:fldChar w:fldCharType="separate"/>
      </w:r>
      <w:r w:rsidR="00B6785F">
        <w:fldChar w:fldCharType="end"/>
      </w:r>
    </w:p>
    <w:p w14:paraId="7F6088CC" w14:textId="7BB7EC60" w:rsidR="7ACC9BED" w:rsidRDefault="7ACC9BED" w:rsidP="7ACC9BED">
      <w:pPr>
        <w:pStyle w:val="paragraph"/>
        <w:spacing w:before="0" w:beforeAutospacing="0" w:after="0" w:afterAutospacing="0"/>
        <w:jc w:val="center"/>
        <w:rPr>
          <w:rStyle w:val="normaltextrun"/>
          <w:b/>
          <w:bCs/>
          <w:sz w:val="28"/>
          <w:szCs w:val="28"/>
        </w:rPr>
      </w:pPr>
    </w:p>
    <w:p w14:paraId="32BB4044" w14:textId="0119FA69" w:rsidR="7ACC9BED" w:rsidRDefault="7ACC9BED" w:rsidP="6CA74A64">
      <w:pPr>
        <w:pStyle w:val="paragraph"/>
        <w:spacing w:before="0" w:beforeAutospacing="0" w:after="0" w:afterAutospacing="0"/>
        <w:jc w:val="center"/>
      </w:pPr>
    </w:p>
    <w:p w14:paraId="4B11C437" w14:textId="588F0CA5" w:rsidR="55A7FED8" w:rsidRDefault="087C0455" w:rsidP="6CA74A64">
      <w:pPr>
        <w:pStyle w:val="paragraph"/>
        <w:spacing w:before="0" w:beforeAutospacing="0" w:after="0" w:afterAutospacing="0"/>
        <w:jc w:val="center"/>
      </w:pPr>
      <w:r>
        <w:rPr>
          <w:noProof/>
        </w:rPr>
        <w:drawing>
          <wp:inline distT="0" distB="0" distL="0" distR="0" wp14:anchorId="769147AF" wp14:editId="613DFFE7">
            <wp:extent cx="4572000" cy="2571750"/>
            <wp:effectExtent l="0" t="0" r="0" b="0"/>
            <wp:docPr id="1141098704" name="Picture 1141098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767A6854" w14:textId="7BE51ACD" w:rsidR="55A7FED8" w:rsidRDefault="55A7FED8" w:rsidP="55A7FED8">
      <w:pPr>
        <w:pStyle w:val="paragraph"/>
        <w:spacing w:before="0" w:beforeAutospacing="0" w:after="0" w:afterAutospacing="0"/>
        <w:jc w:val="center"/>
        <w:rPr>
          <w:rStyle w:val="normaltextrun"/>
          <w:b/>
          <w:bCs/>
          <w:sz w:val="28"/>
          <w:szCs w:val="28"/>
        </w:rPr>
      </w:pPr>
    </w:p>
    <w:p w14:paraId="2FF199CF" w14:textId="1B71707B" w:rsidR="002C2AC0" w:rsidRPr="002C2AC0" w:rsidRDefault="0020767D" w:rsidP="6CA74A64">
      <w:pPr>
        <w:pStyle w:val="paragraph"/>
        <w:spacing w:before="0" w:beforeAutospacing="0" w:after="0" w:afterAutospacing="0"/>
        <w:jc w:val="center"/>
        <w:rPr>
          <w:rStyle w:val="normaltextrun"/>
          <w:sz w:val="28"/>
          <w:szCs w:val="28"/>
        </w:rPr>
      </w:pPr>
      <w:r w:rsidRPr="6CA74A64">
        <w:rPr>
          <w:rStyle w:val="normaltextrun"/>
          <w:b/>
          <w:bCs/>
          <w:sz w:val="28"/>
          <w:szCs w:val="28"/>
        </w:rPr>
        <w:t xml:space="preserve">Date: </w:t>
      </w:r>
      <w:r w:rsidR="2DC5BCF1" w:rsidRPr="6CA74A64">
        <w:rPr>
          <w:rStyle w:val="normaltextrun"/>
          <w:sz w:val="28"/>
          <w:szCs w:val="28"/>
        </w:rPr>
        <w:t xml:space="preserve">29 </w:t>
      </w:r>
      <w:r w:rsidR="0057413F" w:rsidRPr="6CA74A64">
        <w:rPr>
          <w:rStyle w:val="normaltextrun"/>
          <w:sz w:val="28"/>
          <w:szCs w:val="28"/>
        </w:rPr>
        <w:t>November</w:t>
      </w:r>
      <w:r w:rsidRPr="6CA74A64">
        <w:rPr>
          <w:rStyle w:val="normaltextrun"/>
          <w:sz w:val="28"/>
          <w:szCs w:val="28"/>
        </w:rPr>
        <w:t xml:space="preserve"> 2023</w:t>
      </w:r>
    </w:p>
    <w:p w14:paraId="5E906742" w14:textId="77777777" w:rsidR="0020767D" w:rsidRDefault="0020767D" w:rsidP="39CD01AE">
      <w:pPr>
        <w:pStyle w:val="paragraph"/>
        <w:spacing w:before="0" w:beforeAutospacing="0" w:after="0" w:afterAutospacing="0"/>
        <w:jc w:val="center"/>
        <w:rPr>
          <w:rStyle w:val="normaltextrun"/>
          <w:b/>
          <w:bCs/>
          <w:sz w:val="28"/>
          <w:szCs w:val="28"/>
        </w:rPr>
      </w:pPr>
    </w:p>
    <w:p w14:paraId="2BBB8526" w14:textId="58375A4F" w:rsidR="00675D6A" w:rsidRDefault="000E533A" w:rsidP="39CD01AE">
      <w:pPr>
        <w:pStyle w:val="paragraph"/>
        <w:spacing w:before="0" w:beforeAutospacing="0" w:after="0" w:afterAutospacing="0"/>
        <w:jc w:val="center"/>
        <w:rPr>
          <w:rStyle w:val="normaltextrun"/>
          <w:b/>
          <w:bCs/>
          <w:sz w:val="28"/>
          <w:szCs w:val="28"/>
        </w:rPr>
      </w:pPr>
      <w:r>
        <w:rPr>
          <w:rStyle w:val="normaltextrun"/>
          <w:b/>
          <w:bCs/>
          <w:sz w:val="28"/>
          <w:szCs w:val="28"/>
        </w:rPr>
        <w:t>Team Name:</w:t>
      </w:r>
    </w:p>
    <w:p w14:paraId="0F216D2F" w14:textId="77777777" w:rsidR="000E533A" w:rsidRDefault="000E533A" w:rsidP="39CD01AE">
      <w:pPr>
        <w:pStyle w:val="paragraph"/>
        <w:spacing w:before="0" w:beforeAutospacing="0" w:after="0" w:afterAutospacing="0"/>
        <w:jc w:val="center"/>
        <w:rPr>
          <w:rStyle w:val="normaltextrun"/>
          <w:b/>
          <w:bCs/>
          <w:sz w:val="28"/>
          <w:szCs w:val="28"/>
        </w:rPr>
      </w:pPr>
    </w:p>
    <w:p w14:paraId="44390B5D" w14:textId="2BEF98E7" w:rsidR="000E533A" w:rsidRDefault="0057413F" w:rsidP="39CD01AE">
      <w:pPr>
        <w:pStyle w:val="paragraph"/>
        <w:spacing w:before="0" w:beforeAutospacing="0" w:after="0" w:afterAutospacing="0"/>
        <w:jc w:val="center"/>
        <w:rPr>
          <w:rStyle w:val="normaltextrun"/>
          <w:sz w:val="28"/>
          <w:szCs w:val="28"/>
        </w:rPr>
      </w:pPr>
      <w:r>
        <w:rPr>
          <w:rStyle w:val="normaltextrun"/>
          <w:sz w:val="28"/>
          <w:szCs w:val="28"/>
        </w:rPr>
        <w:t>MTTDATA</w:t>
      </w:r>
    </w:p>
    <w:p w14:paraId="32235439" w14:textId="77777777" w:rsidR="0057413F" w:rsidRDefault="0057413F" w:rsidP="39CD01AE">
      <w:pPr>
        <w:pStyle w:val="paragraph"/>
        <w:spacing w:before="0" w:beforeAutospacing="0" w:after="0" w:afterAutospacing="0"/>
        <w:jc w:val="center"/>
        <w:rPr>
          <w:rStyle w:val="normaltextrun"/>
          <w:sz w:val="28"/>
          <w:szCs w:val="28"/>
        </w:rPr>
      </w:pPr>
    </w:p>
    <w:p w14:paraId="146C3787" w14:textId="23741498" w:rsidR="0057413F" w:rsidRDefault="0057413F" w:rsidP="59820C0C">
      <w:pPr>
        <w:pStyle w:val="paragraph"/>
        <w:spacing w:before="0" w:beforeAutospacing="0" w:after="0" w:afterAutospacing="0" w:line="360" w:lineRule="auto"/>
        <w:jc w:val="center"/>
        <w:rPr>
          <w:rStyle w:val="normaltextrun"/>
          <w:b/>
          <w:bCs/>
          <w:sz w:val="28"/>
          <w:szCs w:val="28"/>
        </w:rPr>
      </w:pPr>
      <w:r w:rsidRPr="59820C0C">
        <w:rPr>
          <w:rStyle w:val="normaltextrun"/>
          <w:b/>
          <w:bCs/>
          <w:sz w:val="28"/>
          <w:szCs w:val="28"/>
        </w:rPr>
        <w:t>Team Members:</w:t>
      </w:r>
    </w:p>
    <w:p w14:paraId="52A6A656" w14:textId="33C8A2D4"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Brock Bennett</w:t>
      </w:r>
    </w:p>
    <w:p w14:paraId="3C2F86D0" w14:textId="25CA86C8"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Isabella Lieberman</w:t>
      </w:r>
    </w:p>
    <w:p w14:paraId="7AD1F319" w14:textId="3A9DB254" w:rsidR="0057413F" w:rsidRDefault="0057413F" w:rsidP="0057413F">
      <w:pPr>
        <w:pStyle w:val="paragraph"/>
        <w:spacing w:before="0" w:beforeAutospacing="0" w:after="0" w:afterAutospacing="0" w:line="360" w:lineRule="auto"/>
        <w:jc w:val="center"/>
        <w:rPr>
          <w:rStyle w:val="normaltextrun"/>
          <w:sz w:val="28"/>
          <w:szCs w:val="28"/>
        </w:rPr>
      </w:pPr>
      <w:r>
        <w:rPr>
          <w:rStyle w:val="normaltextrun"/>
          <w:sz w:val="28"/>
          <w:szCs w:val="28"/>
        </w:rPr>
        <w:t>John Ramirez</w:t>
      </w:r>
    </w:p>
    <w:p w14:paraId="1B08AAD1" w14:textId="6D3A16B6" w:rsidR="00522B80" w:rsidRDefault="0057413F" w:rsidP="00522B80">
      <w:pPr>
        <w:pStyle w:val="paragraph"/>
        <w:spacing w:before="0" w:beforeAutospacing="0" w:after="0" w:afterAutospacing="0" w:line="360" w:lineRule="auto"/>
        <w:jc w:val="center"/>
        <w:rPr>
          <w:rStyle w:val="normaltextrun"/>
          <w:sz w:val="28"/>
          <w:szCs w:val="28"/>
        </w:rPr>
      </w:pPr>
      <w:r>
        <w:rPr>
          <w:rStyle w:val="normaltextrun"/>
          <w:sz w:val="28"/>
          <w:szCs w:val="28"/>
        </w:rPr>
        <w:t xml:space="preserve">Nathan </w:t>
      </w:r>
      <w:proofErr w:type="spellStart"/>
      <w:r>
        <w:rPr>
          <w:rStyle w:val="normaltextrun"/>
          <w:sz w:val="28"/>
          <w:szCs w:val="28"/>
        </w:rPr>
        <w:t>Zlomke</w:t>
      </w:r>
      <w:proofErr w:type="spellEnd"/>
    </w:p>
    <w:p w14:paraId="1222F9FA" w14:textId="77777777" w:rsidR="00522B80" w:rsidRDefault="00522B80" w:rsidP="00522B80">
      <w:pPr>
        <w:pStyle w:val="paragraph"/>
        <w:spacing w:before="0" w:beforeAutospacing="0" w:after="0" w:afterAutospacing="0" w:line="360" w:lineRule="auto"/>
        <w:jc w:val="center"/>
        <w:rPr>
          <w:rStyle w:val="normaltextrun"/>
          <w:sz w:val="28"/>
          <w:szCs w:val="28"/>
        </w:rPr>
      </w:pPr>
    </w:p>
    <w:p w14:paraId="5805E760" w14:textId="77777777" w:rsidR="00522B80" w:rsidRPr="00522B80" w:rsidRDefault="00522B80" w:rsidP="00522B80">
      <w:pPr>
        <w:pStyle w:val="paragraph"/>
        <w:spacing w:before="0" w:beforeAutospacing="0" w:after="0" w:afterAutospacing="0" w:line="360" w:lineRule="auto"/>
        <w:jc w:val="center"/>
        <w:rPr>
          <w:rStyle w:val="normaltextrun"/>
          <w:sz w:val="28"/>
          <w:szCs w:val="28"/>
        </w:rPr>
      </w:pPr>
    </w:p>
    <w:p w14:paraId="38EF045C" w14:textId="77777777" w:rsidR="00522B80" w:rsidRDefault="00522B80" w:rsidP="39CD01AE">
      <w:pPr>
        <w:pStyle w:val="paragraph"/>
        <w:spacing w:before="0" w:beforeAutospacing="0" w:after="0" w:afterAutospacing="0"/>
        <w:jc w:val="center"/>
        <w:rPr>
          <w:rStyle w:val="normaltextrun"/>
          <w:b/>
          <w:bCs/>
          <w:sz w:val="28"/>
          <w:szCs w:val="28"/>
        </w:rPr>
      </w:pPr>
    </w:p>
    <w:p w14:paraId="37057864" w14:textId="77777777" w:rsidR="00522B80" w:rsidRDefault="00522B80" w:rsidP="39CD01AE">
      <w:pPr>
        <w:pStyle w:val="paragraph"/>
        <w:spacing w:before="0" w:beforeAutospacing="0" w:after="0" w:afterAutospacing="0"/>
        <w:jc w:val="center"/>
        <w:rPr>
          <w:rStyle w:val="normaltextrun"/>
          <w:b/>
          <w:bCs/>
          <w:sz w:val="28"/>
          <w:szCs w:val="28"/>
        </w:rPr>
      </w:pPr>
    </w:p>
    <w:p w14:paraId="4EA2676B" w14:textId="0DE1044E" w:rsidR="00522B80" w:rsidRDefault="00522B80" w:rsidP="39CD01AE">
      <w:pPr>
        <w:pStyle w:val="paragraph"/>
        <w:spacing w:before="0" w:beforeAutospacing="0" w:after="0" w:afterAutospacing="0"/>
        <w:jc w:val="center"/>
        <w:rPr>
          <w:rStyle w:val="normaltextrun"/>
          <w:b/>
          <w:bCs/>
          <w:sz w:val="28"/>
          <w:szCs w:val="28"/>
        </w:rPr>
      </w:pPr>
    </w:p>
    <w:sdt>
      <w:sdtPr>
        <w:rPr>
          <w:rFonts w:asciiTheme="minorHAnsi" w:eastAsiaTheme="minorHAnsi" w:hAnsiTheme="minorHAnsi" w:cstheme="minorHAnsi"/>
          <w:caps/>
          <w:color w:val="auto"/>
          <w:kern w:val="2"/>
          <w:sz w:val="20"/>
          <w:szCs w:val="20"/>
          <w14:ligatures w14:val="standardContextual"/>
        </w:rPr>
        <w:id w:val="954044990"/>
        <w:docPartObj>
          <w:docPartGallery w:val="Table of Contents"/>
          <w:docPartUnique/>
        </w:docPartObj>
      </w:sdtPr>
      <w:sdtEndPr/>
      <w:sdtContent>
        <w:p w14:paraId="5AACD9C4" w14:textId="1B390FDE" w:rsidR="31E79D1B" w:rsidRDefault="00B103D4" w:rsidP="00522B80">
          <w:pPr>
            <w:pStyle w:val="TOCHeading"/>
            <w:jc w:val="center"/>
          </w:pPr>
          <w:r w:rsidRPr="31E79D1B">
            <w:rPr>
              <w:rFonts w:ascii="Times New Roman" w:hAnsi="Times New Roman" w:cs="Times New Roman"/>
              <w:color w:val="000000" w:themeColor="text1"/>
              <w:sz w:val="32"/>
              <w:szCs w:val="32"/>
            </w:rPr>
            <w:t>Table of Contents</w:t>
          </w:r>
        </w:p>
        <w:p w14:paraId="2F2A23A1" w14:textId="3A65AB9E" w:rsidR="00522B80" w:rsidRDefault="00E23EA2">
          <w:pPr>
            <w:pStyle w:val="TOC1"/>
            <w:tabs>
              <w:tab w:val="right" w:leader="dot" w:pos="9350"/>
            </w:tabs>
            <w:rPr>
              <w:rFonts w:eastAsiaTheme="minorEastAsia" w:cstheme="minorBidi"/>
              <w:b w:val="0"/>
              <w:bCs w:val="0"/>
              <w:caps w:val="0"/>
              <w:noProof/>
              <w:sz w:val="24"/>
              <w:szCs w:val="24"/>
            </w:rPr>
          </w:pPr>
          <w:r>
            <w:fldChar w:fldCharType="begin"/>
          </w:r>
          <w:r w:rsidR="00976276">
            <w:instrText>TOC \o "1-3" \h \z \u</w:instrText>
          </w:r>
          <w:r>
            <w:fldChar w:fldCharType="separate"/>
          </w:r>
          <w:hyperlink w:anchor="_Toc152081867" w:history="1">
            <w:r w:rsidR="00522B80" w:rsidRPr="00091785">
              <w:rPr>
                <w:rStyle w:val="Hyperlink"/>
                <w:rFonts w:ascii="Times New Roman" w:hAnsi="Times New Roman" w:cs="Times New Roman"/>
                <w:noProof/>
              </w:rPr>
              <w:t>Executive Summary</w:t>
            </w:r>
            <w:r w:rsidR="00522B80">
              <w:rPr>
                <w:noProof/>
                <w:webHidden/>
              </w:rPr>
              <w:tab/>
            </w:r>
            <w:r w:rsidR="00522B80">
              <w:rPr>
                <w:noProof/>
                <w:webHidden/>
              </w:rPr>
              <w:fldChar w:fldCharType="begin"/>
            </w:r>
            <w:r w:rsidR="00522B80">
              <w:rPr>
                <w:noProof/>
                <w:webHidden/>
              </w:rPr>
              <w:instrText xml:space="preserve"> PAGEREF _Toc152081867 \h </w:instrText>
            </w:r>
            <w:r w:rsidR="00522B80">
              <w:rPr>
                <w:noProof/>
                <w:webHidden/>
              </w:rPr>
            </w:r>
            <w:r w:rsidR="00522B80">
              <w:rPr>
                <w:noProof/>
                <w:webHidden/>
              </w:rPr>
              <w:fldChar w:fldCharType="separate"/>
            </w:r>
            <w:r w:rsidR="00522B80">
              <w:rPr>
                <w:noProof/>
                <w:webHidden/>
              </w:rPr>
              <w:t>3</w:t>
            </w:r>
            <w:r w:rsidR="00522B80">
              <w:rPr>
                <w:noProof/>
                <w:webHidden/>
              </w:rPr>
              <w:fldChar w:fldCharType="end"/>
            </w:r>
          </w:hyperlink>
        </w:p>
        <w:p w14:paraId="7EA5AFD3" w14:textId="0EA79AAF" w:rsidR="00522B80" w:rsidRDefault="00522B80">
          <w:pPr>
            <w:pStyle w:val="TOC1"/>
            <w:tabs>
              <w:tab w:val="right" w:leader="dot" w:pos="9350"/>
            </w:tabs>
            <w:rPr>
              <w:rFonts w:eastAsiaTheme="minorEastAsia" w:cstheme="minorBidi"/>
              <w:b w:val="0"/>
              <w:bCs w:val="0"/>
              <w:caps w:val="0"/>
              <w:noProof/>
              <w:sz w:val="24"/>
              <w:szCs w:val="24"/>
            </w:rPr>
          </w:pPr>
          <w:hyperlink w:anchor="_Toc152081868" w:history="1">
            <w:r w:rsidRPr="00091785">
              <w:rPr>
                <w:rStyle w:val="Hyperlink"/>
                <w:rFonts w:ascii="Times New Roman" w:hAnsi="Times New Roman" w:cs="Times New Roman"/>
                <w:noProof/>
              </w:rPr>
              <w:t>Data Preparation</w:t>
            </w:r>
            <w:r>
              <w:rPr>
                <w:noProof/>
                <w:webHidden/>
              </w:rPr>
              <w:tab/>
            </w:r>
            <w:r>
              <w:rPr>
                <w:noProof/>
                <w:webHidden/>
              </w:rPr>
              <w:fldChar w:fldCharType="begin"/>
            </w:r>
            <w:r>
              <w:rPr>
                <w:noProof/>
                <w:webHidden/>
              </w:rPr>
              <w:instrText xml:space="preserve"> PAGEREF _Toc152081868 \h </w:instrText>
            </w:r>
            <w:r>
              <w:rPr>
                <w:noProof/>
                <w:webHidden/>
              </w:rPr>
            </w:r>
            <w:r>
              <w:rPr>
                <w:noProof/>
                <w:webHidden/>
              </w:rPr>
              <w:fldChar w:fldCharType="separate"/>
            </w:r>
            <w:r>
              <w:rPr>
                <w:noProof/>
                <w:webHidden/>
              </w:rPr>
              <w:t>7</w:t>
            </w:r>
            <w:r>
              <w:rPr>
                <w:noProof/>
                <w:webHidden/>
              </w:rPr>
              <w:fldChar w:fldCharType="end"/>
            </w:r>
          </w:hyperlink>
        </w:p>
        <w:p w14:paraId="355737C6" w14:textId="3F94FCA4" w:rsidR="00522B80" w:rsidRDefault="00522B80">
          <w:pPr>
            <w:pStyle w:val="TOC1"/>
            <w:tabs>
              <w:tab w:val="right" w:leader="dot" w:pos="9350"/>
            </w:tabs>
            <w:rPr>
              <w:rFonts w:eastAsiaTheme="minorEastAsia" w:cstheme="minorBidi"/>
              <w:b w:val="0"/>
              <w:bCs w:val="0"/>
              <w:caps w:val="0"/>
              <w:noProof/>
              <w:sz w:val="24"/>
              <w:szCs w:val="24"/>
            </w:rPr>
          </w:pPr>
          <w:hyperlink w:anchor="_Toc152081869" w:history="1">
            <w:r w:rsidRPr="00091785">
              <w:rPr>
                <w:rStyle w:val="Hyperlink"/>
                <w:rFonts w:ascii="Times New Roman" w:hAnsi="Times New Roman" w:cs="Times New Roman"/>
                <w:noProof/>
              </w:rPr>
              <w:t>Predictive Modeling</w:t>
            </w:r>
            <w:r>
              <w:rPr>
                <w:noProof/>
                <w:webHidden/>
              </w:rPr>
              <w:tab/>
            </w:r>
            <w:r>
              <w:rPr>
                <w:noProof/>
                <w:webHidden/>
              </w:rPr>
              <w:fldChar w:fldCharType="begin"/>
            </w:r>
            <w:r>
              <w:rPr>
                <w:noProof/>
                <w:webHidden/>
              </w:rPr>
              <w:instrText xml:space="preserve"> PAGEREF _Toc152081869 \h </w:instrText>
            </w:r>
            <w:r>
              <w:rPr>
                <w:noProof/>
                <w:webHidden/>
              </w:rPr>
            </w:r>
            <w:r>
              <w:rPr>
                <w:noProof/>
                <w:webHidden/>
              </w:rPr>
              <w:fldChar w:fldCharType="separate"/>
            </w:r>
            <w:r>
              <w:rPr>
                <w:noProof/>
                <w:webHidden/>
              </w:rPr>
              <w:t>7</w:t>
            </w:r>
            <w:r>
              <w:rPr>
                <w:noProof/>
                <w:webHidden/>
              </w:rPr>
              <w:fldChar w:fldCharType="end"/>
            </w:r>
          </w:hyperlink>
        </w:p>
        <w:p w14:paraId="6E038603" w14:textId="0E4697A5" w:rsidR="00522B80" w:rsidRDefault="00522B80">
          <w:pPr>
            <w:pStyle w:val="TOC1"/>
            <w:tabs>
              <w:tab w:val="right" w:leader="dot" w:pos="9350"/>
            </w:tabs>
            <w:rPr>
              <w:rFonts w:eastAsiaTheme="minorEastAsia" w:cstheme="minorBidi"/>
              <w:b w:val="0"/>
              <w:bCs w:val="0"/>
              <w:caps w:val="0"/>
              <w:noProof/>
              <w:sz w:val="24"/>
              <w:szCs w:val="24"/>
            </w:rPr>
          </w:pPr>
          <w:hyperlink w:anchor="_Toc152081870" w:history="1">
            <w:r w:rsidRPr="00091785">
              <w:rPr>
                <w:rStyle w:val="Hyperlink"/>
                <w:rFonts w:ascii="Times New Roman" w:hAnsi="Times New Roman" w:cs="Times New Roman"/>
                <w:noProof/>
              </w:rPr>
              <w:t>Feature Importance</w:t>
            </w:r>
            <w:r>
              <w:rPr>
                <w:noProof/>
                <w:webHidden/>
              </w:rPr>
              <w:tab/>
            </w:r>
            <w:r>
              <w:rPr>
                <w:noProof/>
                <w:webHidden/>
              </w:rPr>
              <w:fldChar w:fldCharType="begin"/>
            </w:r>
            <w:r>
              <w:rPr>
                <w:noProof/>
                <w:webHidden/>
              </w:rPr>
              <w:instrText xml:space="preserve"> PAGEREF _Toc152081870 \h </w:instrText>
            </w:r>
            <w:r>
              <w:rPr>
                <w:noProof/>
                <w:webHidden/>
              </w:rPr>
            </w:r>
            <w:r>
              <w:rPr>
                <w:noProof/>
                <w:webHidden/>
              </w:rPr>
              <w:fldChar w:fldCharType="separate"/>
            </w:r>
            <w:r>
              <w:rPr>
                <w:noProof/>
                <w:webHidden/>
              </w:rPr>
              <w:t>9</w:t>
            </w:r>
            <w:r>
              <w:rPr>
                <w:noProof/>
                <w:webHidden/>
              </w:rPr>
              <w:fldChar w:fldCharType="end"/>
            </w:r>
          </w:hyperlink>
        </w:p>
        <w:p w14:paraId="18390E30" w14:textId="5254B4AB" w:rsidR="00522B80" w:rsidRDefault="00522B80">
          <w:pPr>
            <w:pStyle w:val="TOC1"/>
            <w:tabs>
              <w:tab w:val="right" w:leader="dot" w:pos="9350"/>
            </w:tabs>
            <w:rPr>
              <w:rFonts w:eastAsiaTheme="minorEastAsia" w:cstheme="minorBidi"/>
              <w:b w:val="0"/>
              <w:bCs w:val="0"/>
              <w:caps w:val="0"/>
              <w:noProof/>
              <w:sz w:val="24"/>
              <w:szCs w:val="24"/>
            </w:rPr>
          </w:pPr>
          <w:hyperlink w:anchor="_Toc152081871" w:history="1">
            <w:r w:rsidRPr="00091785">
              <w:rPr>
                <w:rStyle w:val="Hyperlink"/>
                <w:rFonts w:ascii="Times New Roman" w:hAnsi="Times New Roman" w:cs="Times New Roman"/>
                <w:noProof/>
              </w:rPr>
              <w:t>Clustering and Segmentation</w:t>
            </w:r>
            <w:r>
              <w:rPr>
                <w:noProof/>
                <w:webHidden/>
              </w:rPr>
              <w:tab/>
            </w:r>
            <w:r>
              <w:rPr>
                <w:noProof/>
                <w:webHidden/>
              </w:rPr>
              <w:fldChar w:fldCharType="begin"/>
            </w:r>
            <w:r>
              <w:rPr>
                <w:noProof/>
                <w:webHidden/>
              </w:rPr>
              <w:instrText xml:space="preserve"> PAGEREF _Toc152081871 \h </w:instrText>
            </w:r>
            <w:r>
              <w:rPr>
                <w:noProof/>
                <w:webHidden/>
              </w:rPr>
            </w:r>
            <w:r>
              <w:rPr>
                <w:noProof/>
                <w:webHidden/>
              </w:rPr>
              <w:fldChar w:fldCharType="separate"/>
            </w:r>
            <w:r>
              <w:rPr>
                <w:noProof/>
                <w:webHidden/>
              </w:rPr>
              <w:t>11</w:t>
            </w:r>
            <w:r>
              <w:rPr>
                <w:noProof/>
                <w:webHidden/>
              </w:rPr>
              <w:fldChar w:fldCharType="end"/>
            </w:r>
          </w:hyperlink>
        </w:p>
        <w:p w14:paraId="5FE20CE5" w14:textId="657B4C2F" w:rsidR="00522B80" w:rsidRDefault="00522B80">
          <w:pPr>
            <w:pStyle w:val="TOC1"/>
            <w:tabs>
              <w:tab w:val="right" w:leader="dot" w:pos="9350"/>
            </w:tabs>
            <w:rPr>
              <w:rFonts w:eastAsiaTheme="minorEastAsia" w:cstheme="minorBidi"/>
              <w:b w:val="0"/>
              <w:bCs w:val="0"/>
              <w:caps w:val="0"/>
              <w:noProof/>
              <w:sz w:val="24"/>
              <w:szCs w:val="24"/>
            </w:rPr>
          </w:pPr>
          <w:hyperlink w:anchor="_Toc152081872" w:history="1">
            <w:r w:rsidRPr="00091785">
              <w:rPr>
                <w:rStyle w:val="Hyperlink"/>
                <w:rFonts w:ascii="Times New Roman" w:hAnsi="Times New Roman" w:cs="Times New Roman"/>
                <w:noProof/>
              </w:rPr>
              <w:t>Insights &amp; Recommendations</w:t>
            </w:r>
            <w:r>
              <w:rPr>
                <w:noProof/>
                <w:webHidden/>
              </w:rPr>
              <w:tab/>
            </w:r>
            <w:r>
              <w:rPr>
                <w:noProof/>
                <w:webHidden/>
              </w:rPr>
              <w:fldChar w:fldCharType="begin"/>
            </w:r>
            <w:r>
              <w:rPr>
                <w:noProof/>
                <w:webHidden/>
              </w:rPr>
              <w:instrText xml:space="preserve"> PAGEREF _Toc152081872 \h </w:instrText>
            </w:r>
            <w:r>
              <w:rPr>
                <w:noProof/>
                <w:webHidden/>
              </w:rPr>
            </w:r>
            <w:r>
              <w:rPr>
                <w:noProof/>
                <w:webHidden/>
              </w:rPr>
              <w:fldChar w:fldCharType="separate"/>
            </w:r>
            <w:r>
              <w:rPr>
                <w:noProof/>
                <w:webHidden/>
              </w:rPr>
              <w:t>11</w:t>
            </w:r>
            <w:r>
              <w:rPr>
                <w:noProof/>
                <w:webHidden/>
              </w:rPr>
              <w:fldChar w:fldCharType="end"/>
            </w:r>
          </w:hyperlink>
        </w:p>
        <w:p w14:paraId="7CBD5E79" w14:textId="7E1595A3" w:rsidR="005B1B5F" w:rsidRDefault="00E23EA2" w:rsidP="31E79D1B">
          <w:pPr>
            <w:pStyle w:val="TOC1"/>
            <w:tabs>
              <w:tab w:val="right" w:leader="dot" w:pos="9360"/>
            </w:tabs>
            <w:rPr>
              <w:rStyle w:val="Hyperlink"/>
              <w:noProof/>
            </w:rPr>
          </w:pPr>
          <w:r>
            <w:fldChar w:fldCharType="end"/>
          </w:r>
        </w:p>
      </w:sdtContent>
    </w:sdt>
    <w:p w14:paraId="6407E19B" w14:textId="630F8D3B" w:rsidR="00DC52E6" w:rsidRDefault="00DC52E6" w:rsidP="31C03D0F">
      <w:pPr>
        <w:pStyle w:val="TOC1"/>
        <w:tabs>
          <w:tab w:val="right" w:leader="dot" w:pos="9360"/>
        </w:tabs>
        <w:rPr>
          <w:rStyle w:val="Hyperlink"/>
          <w:noProof/>
        </w:rPr>
      </w:pPr>
    </w:p>
    <w:p w14:paraId="2B27F532" w14:textId="0D0B2721" w:rsidR="00B103D4" w:rsidRDefault="00B103D4"/>
    <w:p w14:paraId="4E7DBD08" w14:textId="1CDD792C" w:rsidR="00B863DD" w:rsidRDefault="00B863DD" w:rsidP="00B863DD">
      <w:pPr>
        <w:pStyle w:val="TOCHeading"/>
      </w:pPr>
    </w:p>
    <w:p w14:paraId="057B7A6A" w14:textId="03EFFD1B" w:rsidR="00675D6A" w:rsidRDefault="00675D6A" w:rsidP="00675D6A">
      <w:pPr>
        <w:pStyle w:val="paragraph"/>
        <w:spacing w:before="0" w:beforeAutospacing="0" w:after="0" w:afterAutospacing="0"/>
        <w:rPr>
          <w:rStyle w:val="normaltextrun"/>
          <w:b/>
          <w:bCs/>
        </w:rPr>
      </w:pPr>
    </w:p>
    <w:p w14:paraId="2CEEA04B" w14:textId="77777777" w:rsidR="00675D6A" w:rsidRDefault="00675D6A">
      <w:pPr>
        <w:rPr>
          <w:rStyle w:val="normaltextrun"/>
          <w:rFonts w:ascii="Times New Roman" w:eastAsia="Times New Roman" w:hAnsi="Times New Roman" w:cs="Times New Roman"/>
          <w:b/>
          <w:bCs/>
          <w:kern w:val="0"/>
          <w14:ligatures w14:val="none"/>
        </w:rPr>
      </w:pPr>
      <w:r w:rsidRPr="66A22DDC">
        <w:rPr>
          <w:rStyle w:val="normaltextrun"/>
          <w:b/>
          <w:bCs/>
        </w:rPr>
        <w:br w:type="page"/>
      </w:r>
    </w:p>
    <w:p w14:paraId="286791DE" w14:textId="4D4600BC" w:rsidR="007B02B1" w:rsidRDefault="758D4572" w:rsidP="31E79D1B">
      <w:pPr>
        <w:pStyle w:val="Heading1"/>
        <w:spacing w:before="0" w:line="259" w:lineRule="auto"/>
        <w:jc w:val="center"/>
        <w:rPr>
          <w:rStyle w:val="normaltextrun"/>
          <w:rFonts w:ascii="Times New Roman" w:hAnsi="Times New Roman" w:cs="Times New Roman"/>
          <w:b/>
          <w:bCs/>
          <w:color w:val="000000" w:themeColor="text1"/>
        </w:rPr>
      </w:pPr>
      <w:bookmarkStart w:id="0" w:name="_Toc152081867"/>
      <w:r w:rsidRPr="31E79D1B">
        <w:rPr>
          <w:rStyle w:val="normaltextrun"/>
          <w:rFonts w:ascii="Times New Roman" w:hAnsi="Times New Roman" w:cs="Times New Roman"/>
          <w:b/>
          <w:bCs/>
          <w:color w:val="000000" w:themeColor="text1"/>
        </w:rPr>
        <w:t>Executive Summary</w:t>
      </w:r>
      <w:bookmarkEnd w:id="0"/>
    </w:p>
    <w:p w14:paraId="758FF431" w14:textId="7DEA6F71" w:rsidR="007B02B1" w:rsidRDefault="007B02B1" w:rsidP="66A22DDC"/>
    <w:p w14:paraId="22CC4B00" w14:textId="29684835" w:rsidR="007B02B1" w:rsidRDefault="074B974C" w:rsidP="31E79D1B">
      <w:pPr>
        <w:pStyle w:val="NormalWeb"/>
        <w:spacing w:before="0" w:beforeAutospacing="0" w:after="0" w:afterAutospacing="0" w:line="360" w:lineRule="auto"/>
        <w:rPr>
          <w:rStyle w:val="Strong"/>
          <w:b w:val="0"/>
          <w:bCs w:val="0"/>
          <w:color w:val="000000" w:themeColor="text1"/>
        </w:rPr>
      </w:pPr>
      <w:r w:rsidRPr="31E79D1B">
        <w:rPr>
          <w:color w:val="0E101A"/>
        </w:rPr>
        <w:t xml:space="preserve">MTTDATA (Meet the Team DATA) has been tasked to </w:t>
      </w:r>
      <w:r>
        <w:t xml:space="preserve">uncover insights for XYZ Bank that affect the classification outcome that identifies clients who will subscribe yes or no for a term deposit. </w:t>
      </w:r>
      <w:r w:rsidR="240A2EFA" w:rsidRPr="31E79D1B">
        <w:rPr>
          <w:rStyle w:val="Strong"/>
          <w:b w:val="0"/>
          <w:bCs w:val="0"/>
          <w:color w:val="000000" w:themeColor="text1"/>
        </w:rPr>
        <w:t>XYZ Bank has conducted direct marketing campaigns in hopes of securing new term deposit clients</w:t>
      </w:r>
      <w:r w:rsidR="2BED82C9" w:rsidRPr="31E79D1B">
        <w:rPr>
          <w:rStyle w:val="Strong"/>
          <w:b w:val="0"/>
          <w:bCs w:val="0"/>
          <w:color w:val="000000" w:themeColor="text1"/>
        </w:rPr>
        <w:t xml:space="preserve">. </w:t>
      </w:r>
      <w:r w:rsidR="240A2EFA" w:rsidRPr="31E79D1B">
        <w:rPr>
          <w:rStyle w:val="Strong"/>
          <w:b w:val="0"/>
          <w:bCs w:val="0"/>
          <w:color w:val="000000" w:themeColor="text1"/>
        </w:rPr>
        <w:t xml:space="preserve">The purpose of making classifications is to predict customer response for </w:t>
      </w:r>
      <w:r w:rsidR="7CC30C6E" w:rsidRPr="31E79D1B">
        <w:rPr>
          <w:rStyle w:val="Strong"/>
          <w:b w:val="0"/>
          <w:bCs w:val="0"/>
          <w:color w:val="000000" w:themeColor="text1"/>
        </w:rPr>
        <w:t xml:space="preserve">XYZ Bank’s </w:t>
      </w:r>
      <w:r w:rsidR="240A2EFA" w:rsidRPr="31E79D1B">
        <w:rPr>
          <w:rStyle w:val="Strong"/>
          <w:b w:val="0"/>
          <w:bCs w:val="0"/>
          <w:color w:val="000000" w:themeColor="text1"/>
        </w:rPr>
        <w:t xml:space="preserve">term deposits. </w:t>
      </w:r>
      <w:r w:rsidR="1C57C324" w:rsidRPr="31E79D1B">
        <w:rPr>
          <w:rStyle w:val="Strong"/>
          <w:b w:val="0"/>
          <w:bCs w:val="0"/>
          <w:color w:val="000000" w:themeColor="text1"/>
        </w:rPr>
        <w:t>One of</w:t>
      </w:r>
      <w:r w:rsidR="240A2EFA" w:rsidRPr="31E79D1B">
        <w:rPr>
          <w:rStyle w:val="Strong"/>
          <w:b w:val="0"/>
          <w:bCs w:val="0"/>
          <w:color w:val="000000" w:themeColor="text1"/>
        </w:rPr>
        <w:t xml:space="preserve"> </w:t>
      </w:r>
      <w:r w:rsidR="636E56E1" w:rsidRPr="31E79D1B">
        <w:rPr>
          <w:rStyle w:val="Strong"/>
          <w:b w:val="0"/>
          <w:bCs w:val="0"/>
          <w:color w:val="000000" w:themeColor="text1"/>
        </w:rPr>
        <w:t>XYZ Bank’s</w:t>
      </w:r>
      <w:r w:rsidR="67201D2C" w:rsidRPr="31E79D1B">
        <w:rPr>
          <w:rStyle w:val="Strong"/>
          <w:b w:val="0"/>
          <w:bCs w:val="0"/>
          <w:color w:val="000000" w:themeColor="text1"/>
        </w:rPr>
        <w:t xml:space="preserve"> objectives through this project is to b</w:t>
      </w:r>
      <w:r w:rsidR="240A2EFA" w:rsidRPr="31E79D1B">
        <w:rPr>
          <w:rStyle w:val="Strong"/>
          <w:b w:val="0"/>
          <w:bCs w:val="0"/>
          <w:color w:val="000000" w:themeColor="text1"/>
        </w:rPr>
        <w:t>etter understand</w:t>
      </w:r>
      <w:r w:rsidR="33047C2E" w:rsidRPr="31E79D1B">
        <w:rPr>
          <w:rStyle w:val="Strong"/>
          <w:b w:val="0"/>
          <w:bCs w:val="0"/>
          <w:color w:val="000000" w:themeColor="text1"/>
        </w:rPr>
        <w:t xml:space="preserve"> the </w:t>
      </w:r>
      <w:r w:rsidR="240A2EFA" w:rsidRPr="31E79D1B">
        <w:rPr>
          <w:rStyle w:val="Strong"/>
          <w:b w:val="0"/>
          <w:bCs w:val="0"/>
          <w:color w:val="000000" w:themeColor="text1"/>
        </w:rPr>
        <w:t xml:space="preserve">customer behavior </w:t>
      </w:r>
      <w:r w:rsidR="5F3EBB02" w:rsidRPr="31E79D1B">
        <w:rPr>
          <w:rStyle w:val="Strong"/>
          <w:b w:val="0"/>
          <w:bCs w:val="0"/>
          <w:color w:val="000000" w:themeColor="text1"/>
        </w:rPr>
        <w:t xml:space="preserve">to </w:t>
      </w:r>
      <w:r w:rsidR="240A2EFA" w:rsidRPr="31E79D1B">
        <w:rPr>
          <w:rStyle w:val="Strong"/>
          <w:b w:val="0"/>
          <w:bCs w:val="0"/>
          <w:color w:val="000000" w:themeColor="text1"/>
        </w:rPr>
        <w:t>enable better financial forecasting and decision-making for</w:t>
      </w:r>
      <w:r w:rsidR="2E7A8C2A" w:rsidRPr="31E79D1B">
        <w:rPr>
          <w:rStyle w:val="Strong"/>
          <w:b w:val="0"/>
          <w:bCs w:val="0"/>
          <w:color w:val="000000" w:themeColor="text1"/>
        </w:rPr>
        <w:t xml:space="preserve"> their</w:t>
      </w:r>
      <w:r w:rsidR="240A2EFA" w:rsidRPr="31E79D1B">
        <w:rPr>
          <w:rStyle w:val="Strong"/>
          <w:b w:val="0"/>
          <w:bCs w:val="0"/>
          <w:color w:val="000000" w:themeColor="text1"/>
        </w:rPr>
        <w:t xml:space="preserve"> leadership</w:t>
      </w:r>
      <w:r w:rsidR="5751367A" w:rsidRPr="31E79D1B">
        <w:rPr>
          <w:rStyle w:val="Strong"/>
          <w:b w:val="0"/>
          <w:bCs w:val="0"/>
          <w:color w:val="000000" w:themeColor="text1"/>
        </w:rPr>
        <w:t xml:space="preserve"> team</w:t>
      </w:r>
      <w:r w:rsidR="240A2EFA" w:rsidRPr="31E79D1B">
        <w:rPr>
          <w:rStyle w:val="Strong"/>
          <w:b w:val="0"/>
          <w:bCs w:val="0"/>
          <w:color w:val="000000" w:themeColor="text1"/>
        </w:rPr>
        <w:t>.</w:t>
      </w:r>
    </w:p>
    <w:p w14:paraId="40767CDE" w14:textId="0FE78032" w:rsidR="66A22DDC" w:rsidRDefault="66A22DDC" w:rsidP="66A22DDC">
      <w:pPr>
        <w:pStyle w:val="NormalWeb"/>
        <w:spacing w:before="0" w:beforeAutospacing="0" w:after="0" w:afterAutospacing="0" w:line="360" w:lineRule="auto"/>
        <w:rPr>
          <w:color w:val="0E101A"/>
        </w:rPr>
      </w:pPr>
    </w:p>
    <w:p w14:paraId="7FBAD612" w14:textId="581CA44D" w:rsidR="17C49110" w:rsidRDefault="17C49110" w:rsidP="66A22DDC">
      <w:pPr>
        <w:pStyle w:val="NormalWeb"/>
        <w:spacing w:before="0" w:beforeAutospacing="0" w:after="0" w:afterAutospacing="0" w:line="360" w:lineRule="auto"/>
        <w:jc w:val="center"/>
        <w:rPr>
          <w:b/>
          <w:bCs/>
          <w:color w:val="0E101A"/>
          <w:sz w:val="32"/>
          <w:szCs w:val="32"/>
        </w:rPr>
      </w:pPr>
      <w:r w:rsidRPr="66A22DDC">
        <w:rPr>
          <w:b/>
          <w:bCs/>
          <w:color w:val="0E101A"/>
          <w:sz w:val="32"/>
          <w:szCs w:val="32"/>
        </w:rPr>
        <w:t>Problem Statement</w:t>
      </w:r>
    </w:p>
    <w:p w14:paraId="69C9FE54" w14:textId="05C6C323" w:rsidR="66A22DDC" w:rsidRDefault="66A22DDC" w:rsidP="66A22DDC">
      <w:pPr>
        <w:pStyle w:val="NormalWeb"/>
        <w:spacing w:before="0" w:beforeAutospacing="0" w:after="0" w:afterAutospacing="0" w:line="360" w:lineRule="auto"/>
        <w:rPr>
          <w:color w:val="0E101A"/>
        </w:rPr>
      </w:pPr>
    </w:p>
    <w:p w14:paraId="15A537F4" w14:textId="490FF051" w:rsidR="18D46812" w:rsidRPr="00893E46" w:rsidRDefault="7A6BAAC6" w:rsidP="31E79D1B">
      <w:pPr>
        <w:pStyle w:val="NormalWeb"/>
        <w:spacing w:before="0" w:beforeAutospacing="0" w:after="0" w:afterAutospacing="0" w:line="360" w:lineRule="auto"/>
      </w:pPr>
      <w:r>
        <w:t xml:space="preserve">XYZ Bank wants </w:t>
      </w:r>
      <w:r w:rsidR="406F397F">
        <w:t>MTTDATA</w:t>
      </w:r>
      <w:r>
        <w:t xml:space="preserve"> to</w:t>
      </w:r>
      <w:r w:rsidR="75DA2B38">
        <w:t xml:space="preserve"> </w:t>
      </w:r>
      <w:r>
        <w:t xml:space="preserve">conduct Exploratory Data Analysis (EDA) to identify </w:t>
      </w:r>
      <w:r w:rsidR="5FA543E1">
        <w:t>relationships and</w:t>
      </w:r>
      <w:r>
        <w:t xml:space="preserve"> trends </w:t>
      </w:r>
      <w:r w:rsidR="6002E0C7">
        <w:t>with</w:t>
      </w:r>
      <w:r>
        <w:t>in</w:t>
      </w:r>
      <w:r w:rsidR="66573BFA">
        <w:t xml:space="preserve"> the</w:t>
      </w:r>
      <w:r>
        <w:t xml:space="preserve"> data</w:t>
      </w:r>
      <w:r w:rsidR="7F3C1970">
        <w:t xml:space="preserve"> w</w:t>
      </w:r>
      <w:r>
        <w:t xml:space="preserve">hether that is through correlations, bivariate analysis of target versus input variables, facts, univariate patterns, </w:t>
      </w:r>
      <w:r w:rsidR="211E5E0A">
        <w:t xml:space="preserve">or </w:t>
      </w:r>
      <w:r>
        <w:t>missing data.</w:t>
      </w:r>
      <w:r w:rsidRPr="31E79D1B">
        <w:rPr>
          <w:sz w:val="26"/>
          <w:szCs w:val="26"/>
        </w:rPr>
        <w:t xml:space="preserve"> </w:t>
      </w:r>
      <w:r w:rsidR="540FCE1D" w:rsidRPr="31E79D1B">
        <w:rPr>
          <w:sz w:val="26"/>
          <w:szCs w:val="26"/>
        </w:rPr>
        <w:t>XYZ also asks</w:t>
      </w:r>
      <w:r w:rsidR="387FF452" w:rsidRPr="31E79D1B">
        <w:rPr>
          <w:sz w:val="26"/>
          <w:szCs w:val="26"/>
        </w:rPr>
        <w:t xml:space="preserve"> MTTDATA</w:t>
      </w:r>
      <w:r w:rsidR="540FCE1D" w:rsidRPr="31E79D1B">
        <w:rPr>
          <w:sz w:val="26"/>
          <w:szCs w:val="26"/>
        </w:rPr>
        <w:t xml:space="preserve"> to d</w:t>
      </w:r>
      <w:r w:rsidR="540FCE1D">
        <w:t xml:space="preserve">evelop and save a predictive model </w:t>
      </w:r>
      <w:r w:rsidR="122A389A">
        <w:t xml:space="preserve">for XYZ Bank </w:t>
      </w:r>
      <w:r w:rsidR="540FCE1D">
        <w:t xml:space="preserve">to roll out for future use. For MTTDATA to meet this objective is </w:t>
      </w:r>
      <w:r w:rsidR="656EC775">
        <w:t>by</w:t>
      </w:r>
      <w:r w:rsidR="540FCE1D">
        <w:t xml:space="preserve"> exploring different techniques and sharing the findings about the approach and benefits of the champion model. </w:t>
      </w:r>
      <w:r w:rsidR="3151B3CB">
        <w:t xml:space="preserve">Achieving exploratory data analysis, various machine learning approaches, and K-means clustering for customer segmentation is </w:t>
      </w:r>
      <w:r w:rsidR="38AE1003">
        <w:t>paramount</w:t>
      </w:r>
      <w:r w:rsidR="3151B3CB">
        <w:t xml:space="preserve"> for MTTDATA to complete for success</w:t>
      </w:r>
      <w:r w:rsidR="315026A5">
        <w:t>ion</w:t>
      </w:r>
      <w:r w:rsidR="3151B3CB">
        <w:t>.</w:t>
      </w:r>
      <w:r w:rsidR="79D49818">
        <w:t xml:space="preserve"> To note,</w:t>
      </w:r>
      <w:r w:rsidR="6789A0EA">
        <w:t xml:space="preserve"> </w:t>
      </w:r>
      <w:r w:rsidR="54BA03C7">
        <w:t xml:space="preserve">XYZ Bank’s preferred method of getting the task </w:t>
      </w:r>
      <w:r w:rsidR="771B05BF">
        <w:t xml:space="preserve">triumphantly </w:t>
      </w:r>
      <w:r w:rsidR="54BA03C7">
        <w:t xml:space="preserve">completed is by utilizing </w:t>
      </w:r>
      <w:r w:rsidR="4AA634EF">
        <w:t>Apache Spark (</w:t>
      </w:r>
      <w:r w:rsidR="5EDE4808">
        <w:t>S</w:t>
      </w:r>
      <w:r w:rsidR="4AA634EF">
        <w:t xml:space="preserve">park) </w:t>
      </w:r>
      <w:r w:rsidR="4F75E964">
        <w:t xml:space="preserve">as </w:t>
      </w:r>
      <w:r w:rsidR="4AA634EF">
        <w:t>the primary tool used for analysis</w:t>
      </w:r>
      <w:r w:rsidR="3E950810">
        <w:t xml:space="preserve">, so showing great prowess in </w:t>
      </w:r>
      <w:r w:rsidR="7530ACED">
        <w:t>S</w:t>
      </w:r>
      <w:r w:rsidR="3E950810">
        <w:t>park is another vital part of the succession for MTTDATA.</w:t>
      </w:r>
    </w:p>
    <w:p w14:paraId="096307A7" w14:textId="353F8D32" w:rsidR="66A22DDC" w:rsidRDefault="66A22DDC" w:rsidP="66A22DDC">
      <w:pPr>
        <w:pStyle w:val="NormalWeb"/>
        <w:spacing w:before="0" w:beforeAutospacing="0" w:after="0" w:afterAutospacing="0" w:line="360" w:lineRule="auto"/>
      </w:pPr>
    </w:p>
    <w:p w14:paraId="6161BB06" w14:textId="679B4A5E" w:rsidR="672B27FF" w:rsidRDefault="672B27FF" w:rsidP="66A22DDC">
      <w:pPr>
        <w:pStyle w:val="NormalWeb"/>
        <w:spacing w:before="0" w:beforeAutospacing="0" w:after="0" w:afterAutospacing="0" w:line="360" w:lineRule="auto"/>
        <w:jc w:val="center"/>
        <w:rPr>
          <w:b/>
          <w:bCs/>
          <w:sz w:val="32"/>
          <w:szCs w:val="32"/>
        </w:rPr>
      </w:pPr>
      <w:r w:rsidRPr="66A22DDC">
        <w:rPr>
          <w:b/>
          <w:bCs/>
          <w:sz w:val="32"/>
          <w:szCs w:val="32"/>
        </w:rPr>
        <w:t>Background</w:t>
      </w:r>
    </w:p>
    <w:p w14:paraId="58FA0A9E" w14:textId="5AB6B146" w:rsidR="00954200" w:rsidRPr="00893E46" w:rsidRDefault="00954200" w:rsidP="66A22DDC">
      <w:pPr>
        <w:pStyle w:val="NormalWeb"/>
        <w:spacing w:before="0" w:beforeAutospacing="0" w:after="0" w:afterAutospacing="0" w:line="360" w:lineRule="auto"/>
        <w:rPr>
          <w:rStyle w:val="Strong"/>
          <w:color w:val="0E101A"/>
        </w:rPr>
      </w:pPr>
    </w:p>
    <w:p w14:paraId="42EFEDB1" w14:textId="0EE1A31E" w:rsidR="00954200" w:rsidRPr="00893E46" w:rsidRDefault="4F4D4438" w:rsidP="09D73EEB">
      <w:pPr>
        <w:pStyle w:val="NormalWeb"/>
        <w:spacing w:before="0" w:beforeAutospacing="0" w:after="0" w:afterAutospacing="0" w:line="360" w:lineRule="auto"/>
        <w:rPr>
          <w:rStyle w:val="Strong"/>
          <w:b w:val="0"/>
          <w:bCs w:val="0"/>
          <w:color w:val="0E101A"/>
        </w:rPr>
      </w:pPr>
      <w:r w:rsidRPr="09D73EEB">
        <w:rPr>
          <w:rStyle w:val="Strong"/>
          <w:b w:val="0"/>
          <w:bCs w:val="0"/>
          <w:color w:val="0E101A"/>
        </w:rPr>
        <w:t>The dataset provided</w:t>
      </w:r>
      <w:r w:rsidR="26AF38D3" w:rsidRPr="09D73EEB">
        <w:rPr>
          <w:rStyle w:val="Strong"/>
          <w:b w:val="0"/>
          <w:bCs w:val="0"/>
          <w:color w:val="0E101A"/>
        </w:rPr>
        <w:t xml:space="preserve"> by XYZ Bank</w:t>
      </w:r>
      <w:r w:rsidRPr="09D73EEB">
        <w:rPr>
          <w:rStyle w:val="Strong"/>
          <w:b w:val="0"/>
          <w:bCs w:val="0"/>
          <w:color w:val="0E101A"/>
        </w:rPr>
        <w:t xml:space="preserve"> is from May 2008 to November 2010</w:t>
      </w:r>
      <w:r w:rsidR="179504CF" w:rsidRPr="09D73EEB">
        <w:rPr>
          <w:rStyle w:val="Strong"/>
          <w:b w:val="0"/>
          <w:bCs w:val="0"/>
          <w:color w:val="0E101A"/>
        </w:rPr>
        <w:t xml:space="preserve">. </w:t>
      </w:r>
      <w:r w:rsidR="2D4FD875" w:rsidRPr="09D73EEB">
        <w:rPr>
          <w:rStyle w:val="Strong"/>
          <w:b w:val="0"/>
          <w:bCs w:val="0"/>
          <w:color w:val="0E101A"/>
        </w:rPr>
        <w:t xml:space="preserve">It is worth noting that </w:t>
      </w:r>
      <w:r w:rsidR="7AFE5C74" w:rsidRPr="09D73EEB">
        <w:rPr>
          <w:rStyle w:val="Strong"/>
          <w:b w:val="0"/>
          <w:bCs w:val="0"/>
          <w:color w:val="0E101A"/>
        </w:rPr>
        <w:t>“</w:t>
      </w:r>
      <w:r w:rsidR="117173BF" w:rsidRPr="09D73EEB">
        <w:rPr>
          <w:rStyle w:val="Strong"/>
          <w:b w:val="0"/>
          <w:bCs w:val="0"/>
          <w:color w:val="0E101A"/>
        </w:rPr>
        <w:t>t</w:t>
      </w:r>
      <w:r w:rsidR="7AFE5C74" w:rsidRPr="09D73EEB">
        <w:rPr>
          <w:rStyle w:val="Strong"/>
          <w:b w:val="0"/>
          <w:bCs w:val="0"/>
          <w:color w:val="0E101A"/>
        </w:rPr>
        <w:t xml:space="preserve">he housing market crash of 2008 was a catastrophic event in the history of the United States housing market, leading to a severe economic recession that impacted millions of Americans. The crash was primarily caused by a combination of factors, including the subprime mortgage crisis, </w:t>
      </w:r>
      <w:r w:rsidR="3B175C9D" w:rsidRPr="09D73EEB">
        <w:rPr>
          <w:rStyle w:val="Strong"/>
          <w:b w:val="0"/>
          <w:bCs w:val="0"/>
          <w:color w:val="0E101A"/>
        </w:rPr>
        <w:t>increased</w:t>
      </w:r>
      <w:r w:rsidR="7AFE5C74" w:rsidRPr="09D73EEB">
        <w:rPr>
          <w:rStyle w:val="Strong"/>
          <w:b w:val="0"/>
          <w:bCs w:val="0"/>
          <w:color w:val="0E101A"/>
        </w:rPr>
        <w:t xml:space="preserve"> levels of debt, and a lack of regulation in the financial sector</w:t>
      </w:r>
      <w:r w:rsidR="658E2742" w:rsidRPr="09D73EEB">
        <w:rPr>
          <w:rStyle w:val="Strong"/>
          <w:b w:val="0"/>
          <w:bCs w:val="0"/>
          <w:color w:val="0E101A"/>
        </w:rPr>
        <w:t xml:space="preserve"> (</w:t>
      </w:r>
      <w:proofErr w:type="spellStart"/>
      <w:r w:rsidR="1271F361" w:rsidRPr="09D73EEB">
        <w:rPr>
          <w:rStyle w:val="Strong"/>
          <w:b w:val="0"/>
          <w:bCs w:val="0"/>
          <w:color w:val="0E101A"/>
        </w:rPr>
        <w:t>Santarelli</w:t>
      </w:r>
      <w:proofErr w:type="spellEnd"/>
      <w:r w:rsidR="1271F361" w:rsidRPr="09D73EEB">
        <w:rPr>
          <w:rStyle w:val="Strong"/>
          <w:b w:val="0"/>
          <w:bCs w:val="0"/>
          <w:color w:val="0E101A"/>
        </w:rPr>
        <w:t>, 2023</w:t>
      </w:r>
      <w:r w:rsidR="658E2742" w:rsidRPr="09D73EEB">
        <w:rPr>
          <w:rStyle w:val="Strong"/>
          <w:b w:val="0"/>
          <w:bCs w:val="0"/>
          <w:color w:val="0E101A"/>
        </w:rPr>
        <w:t>)</w:t>
      </w:r>
      <w:r w:rsidR="7AFE5C74" w:rsidRPr="09D73EEB">
        <w:rPr>
          <w:rStyle w:val="Strong"/>
          <w:b w:val="0"/>
          <w:bCs w:val="0"/>
          <w:color w:val="0E101A"/>
        </w:rPr>
        <w:t xml:space="preserve">.” </w:t>
      </w:r>
      <w:r w:rsidR="6D1A7B0E" w:rsidRPr="09D73EEB">
        <w:rPr>
          <w:rStyle w:val="Strong"/>
          <w:b w:val="0"/>
          <w:bCs w:val="0"/>
          <w:color w:val="0E101A"/>
        </w:rPr>
        <w:t xml:space="preserve"> </w:t>
      </w:r>
      <w:r w:rsidR="409C09F0" w:rsidRPr="09D73EEB">
        <w:rPr>
          <w:rStyle w:val="Strong"/>
          <w:b w:val="0"/>
          <w:bCs w:val="0"/>
          <w:color w:val="0E101A"/>
        </w:rPr>
        <w:t>This</w:t>
      </w:r>
      <w:r w:rsidR="3FC168FF" w:rsidRPr="09D73EEB">
        <w:rPr>
          <w:rStyle w:val="Strong"/>
          <w:b w:val="0"/>
          <w:bCs w:val="0"/>
          <w:color w:val="0E101A"/>
        </w:rPr>
        <w:t xml:space="preserve"> </w:t>
      </w:r>
      <w:r w:rsidR="42D59F5E" w:rsidRPr="09D73EEB">
        <w:rPr>
          <w:rStyle w:val="Strong"/>
          <w:b w:val="0"/>
          <w:bCs w:val="0"/>
          <w:color w:val="0E101A"/>
        </w:rPr>
        <w:t xml:space="preserve">means that the </w:t>
      </w:r>
      <w:r w:rsidR="3FC168FF" w:rsidRPr="09D73EEB">
        <w:rPr>
          <w:rStyle w:val="Strong"/>
          <w:b w:val="0"/>
          <w:bCs w:val="0"/>
          <w:color w:val="0E101A"/>
        </w:rPr>
        <w:t xml:space="preserve">data will </w:t>
      </w:r>
      <w:r w:rsidR="1DCC7610" w:rsidRPr="09D73EEB">
        <w:rPr>
          <w:rStyle w:val="Strong"/>
          <w:b w:val="0"/>
          <w:bCs w:val="0"/>
          <w:color w:val="0E101A"/>
        </w:rPr>
        <w:t xml:space="preserve">reveal </w:t>
      </w:r>
      <w:r w:rsidR="5CF6102D" w:rsidRPr="09D73EEB">
        <w:rPr>
          <w:rStyle w:val="Strong"/>
          <w:b w:val="0"/>
          <w:bCs w:val="0"/>
          <w:color w:val="0E101A"/>
        </w:rPr>
        <w:t xml:space="preserve">the </w:t>
      </w:r>
      <w:r w:rsidR="175D767D" w:rsidRPr="09D73EEB">
        <w:rPr>
          <w:rStyle w:val="Strong"/>
          <w:b w:val="0"/>
          <w:bCs w:val="0"/>
          <w:color w:val="0E101A"/>
        </w:rPr>
        <w:t>customer's</w:t>
      </w:r>
      <w:r w:rsidR="1DCC7610" w:rsidRPr="09D73EEB">
        <w:rPr>
          <w:rStyle w:val="Strong"/>
          <w:b w:val="0"/>
          <w:bCs w:val="0"/>
          <w:color w:val="0E101A"/>
        </w:rPr>
        <w:t xml:space="preserve"> behavior</w:t>
      </w:r>
      <w:r w:rsidR="2DB309A9" w:rsidRPr="09D73EEB">
        <w:rPr>
          <w:rStyle w:val="Strong"/>
          <w:b w:val="0"/>
          <w:bCs w:val="0"/>
          <w:color w:val="0E101A"/>
        </w:rPr>
        <w:t>s</w:t>
      </w:r>
      <w:r w:rsidR="1DCC7610" w:rsidRPr="09D73EEB">
        <w:rPr>
          <w:rStyle w:val="Strong"/>
          <w:b w:val="0"/>
          <w:bCs w:val="0"/>
          <w:color w:val="0E101A"/>
        </w:rPr>
        <w:t xml:space="preserve"> as it relates to</w:t>
      </w:r>
      <w:r w:rsidR="3FC168FF" w:rsidRPr="09D73EEB">
        <w:rPr>
          <w:rStyle w:val="Strong"/>
          <w:b w:val="0"/>
          <w:bCs w:val="0"/>
          <w:color w:val="0E101A"/>
        </w:rPr>
        <w:t xml:space="preserve"> the </w:t>
      </w:r>
      <w:r w:rsidR="50AE70EC" w:rsidRPr="09D73EEB">
        <w:rPr>
          <w:rStyle w:val="Strong"/>
          <w:b w:val="0"/>
          <w:bCs w:val="0"/>
          <w:color w:val="0E101A"/>
        </w:rPr>
        <w:t>impact</w:t>
      </w:r>
      <w:r w:rsidR="3FC168FF" w:rsidRPr="09D73EEB">
        <w:rPr>
          <w:rStyle w:val="Strong"/>
          <w:b w:val="0"/>
          <w:bCs w:val="0"/>
          <w:color w:val="0E101A"/>
        </w:rPr>
        <w:t xml:space="preserve"> of </w:t>
      </w:r>
      <w:r w:rsidR="3DF9460A" w:rsidRPr="09D73EEB">
        <w:rPr>
          <w:rStyle w:val="Strong"/>
          <w:b w:val="0"/>
          <w:bCs w:val="0"/>
          <w:color w:val="0E101A"/>
        </w:rPr>
        <w:t xml:space="preserve">the 2008 Housing Crisis at </w:t>
      </w:r>
      <w:r w:rsidR="3FC168FF" w:rsidRPr="09D73EEB">
        <w:rPr>
          <w:rStyle w:val="Strong"/>
          <w:b w:val="0"/>
          <w:bCs w:val="0"/>
          <w:color w:val="0E101A"/>
        </w:rPr>
        <w:t>that time</w:t>
      </w:r>
      <w:r w:rsidR="0C232A70" w:rsidRPr="09D73EEB">
        <w:rPr>
          <w:rStyle w:val="Strong"/>
          <w:b w:val="0"/>
          <w:bCs w:val="0"/>
          <w:color w:val="0E101A"/>
        </w:rPr>
        <w:t xml:space="preserve"> and </w:t>
      </w:r>
      <w:r w:rsidR="3FFAEEF8" w:rsidRPr="09D73EEB">
        <w:rPr>
          <w:rStyle w:val="Strong"/>
          <w:b w:val="0"/>
          <w:bCs w:val="0"/>
          <w:color w:val="0E101A"/>
        </w:rPr>
        <w:t xml:space="preserve">the </w:t>
      </w:r>
      <w:r w:rsidR="11726E1C" w:rsidRPr="09D73EEB">
        <w:rPr>
          <w:rStyle w:val="Strong"/>
          <w:b w:val="0"/>
          <w:bCs w:val="0"/>
          <w:color w:val="0E101A"/>
        </w:rPr>
        <w:t>aftereffects</w:t>
      </w:r>
      <w:r w:rsidR="3FC168FF" w:rsidRPr="09D73EEB">
        <w:rPr>
          <w:rStyle w:val="Strong"/>
          <w:b w:val="0"/>
          <w:bCs w:val="0"/>
          <w:color w:val="0E101A"/>
        </w:rPr>
        <w:t>.</w:t>
      </w:r>
      <w:r w:rsidR="1102A442" w:rsidRPr="09D73EEB">
        <w:rPr>
          <w:rStyle w:val="Strong"/>
          <w:b w:val="0"/>
          <w:bCs w:val="0"/>
          <w:color w:val="0E101A"/>
        </w:rPr>
        <w:t xml:space="preserve"> </w:t>
      </w:r>
      <w:r w:rsidR="09329C51" w:rsidRPr="09D73EEB">
        <w:rPr>
          <w:rStyle w:val="Strong"/>
          <w:b w:val="0"/>
          <w:bCs w:val="0"/>
          <w:color w:val="0E101A"/>
        </w:rPr>
        <w:t xml:space="preserve">It is crucial for </w:t>
      </w:r>
      <w:r w:rsidR="36521071" w:rsidRPr="09D73EEB">
        <w:rPr>
          <w:rStyle w:val="Strong"/>
          <w:b w:val="0"/>
          <w:bCs w:val="0"/>
          <w:color w:val="0E101A"/>
        </w:rPr>
        <w:t xml:space="preserve">MTTDATA </w:t>
      </w:r>
      <w:r w:rsidR="09329C51" w:rsidRPr="09D73EEB">
        <w:rPr>
          <w:rStyle w:val="Strong"/>
          <w:b w:val="0"/>
          <w:bCs w:val="0"/>
          <w:color w:val="0E101A"/>
        </w:rPr>
        <w:t>to consider the surrounding national news in mind, as it can heavily influence the insights and recommendations generated from the data.</w:t>
      </w:r>
    </w:p>
    <w:p w14:paraId="71C34185" w14:textId="62D27273" w:rsidR="08121D5D" w:rsidRDefault="08121D5D" w:rsidP="08121D5D">
      <w:pPr>
        <w:pStyle w:val="NormalWeb"/>
        <w:spacing w:before="0" w:beforeAutospacing="0" w:after="0" w:afterAutospacing="0" w:line="360" w:lineRule="auto"/>
        <w:rPr>
          <w:rStyle w:val="Strong"/>
          <w:b w:val="0"/>
          <w:bCs w:val="0"/>
          <w:color w:val="0E101A"/>
        </w:rPr>
      </w:pPr>
    </w:p>
    <w:p w14:paraId="32A6493F" w14:textId="6C10B7CE" w:rsidR="6CA74A64" w:rsidRDefault="67DB0060" w:rsidP="2A5E3922">
      <w:pPr>
        <w:spacing w:line="360" w:lineRule="auto"/>
        <w:jc w:val="center"/>
        <w:rPr>
          <w:rFonts w:ascii="Times New Roman" w:eastAsia="Times New Roman" w:hAnsi="Times New Roman" w:cs="Times New Roman"/>
          <w:b/>
          <w:bCs/>
          <w:sz w:val="32"/>
          <w:szCs w:val="32"/>
        </w:rPr>
      </w:pPr>
      <w:r w:rsidRPr="2A5E3922">
        <w:rPr>
          <w:rFonts w:ascii="Times New Roman" w:eastAsia="Times New Roman" w:hAnsi="Times New Roman" w:cs="Times New Roman"/>
          <w:b/>
          <w:bCs/>
          <w:sz w:val="32"/>
          <w:szCs w:val="32"/>
        </w:rPr>
        <w:t>Exploratory Data Analysis</w:t>
      </w:r>
    </w:p>
    <w:p w14:paraId="7208BF5F" w14:textId="5235F1AC" w:rsidR="14AFF0C9" w:rsidRDefault="14AFF0C9"/>
    <w:p w14:paraId="060E079F" w14:textId="2619FAD5" w:rsidR="6CA74A64" w:rsidRDefault="1DC2CAC6" w:rsidP="08121D5D">
      <w:pPr>
        <w:spacing w:line="360" w:lineRule="auto"/>
        <w:rPr>
          <w:rFonts w:ascii="Times New Roman" w:eastAsia="Times New Roman" w:hAnsi="Times New Roman" w:cs="Times New Roman"/>
        </w:rPr>
      </w:pPr>
      <w:r w:rsidRPr="31E79D1B">
        <w:rPr>
          <w:rFonts w:ascii="Times New Roman" w:eastAsia="Times New Roman" w:hAnsi="Times New Roman" w:cs="Times New Roman"/>
        </w:rPr>
        <w:t>S</w:t>
      </w:r>
      <w:r w:rsidR="534A2965" w:rsidRPr="31E79D1B">
        <w:rPr>
          <w:rFonts w:ascii="Times New Roman" w:eastAsia="Times New Roman" w:hAnsi="Times New Roman" w:cs="Times New Roman"/>
        </w:rPr>
        <w:t xml:space="preserve">park in </w:t>
      </w:r>
      <w:proofErr w:type="spellStart"/>
      <w:r w:rsidR="534A2965" w:rsidRPr="31E79D1B">
        <w:rPr>
          <w:rFonts w:ascii="Times New Roman" w:eastAsia="Times New Roman" w:hAnsi="Times New Roman" w:cs="Times New Roman"/>
        </w:rPr>
        <w:t>Jupyter</w:t>
      </w:r>
      <w:proofErr w:type="spellEnd"/>
      <w:r w:rsidR="534A2965" w:rsidRPr="31E79D1B">
        <w:rPr>
          <w:rFonts w:ascii="Times New Roman" w:eastAsia="Times New Roman" w:hAnsi="Times New Roman" w:cs="Times New Roman"/>
        </w:rPr>
        <w:t xml:space="preserve"> Notebooks was the primary analytical tool</w:t>
      </w:r>
      <w:r w:rsidR="5E662953" w:rsidRPr="31E79D1B">
        <w:rPr>
          <w:rFonts w:ascii="Times New Roman" w:eastAsia="Times New Roman" w:hAnsi="Times New Roman" w:cs="Times New Roman"/>
        </w:rPr>
        <w:t xml:space="preserve"> as requested by XYZ Bank</w:t>
      </w:r>
      <w:r w:rsidR="534A2965" w:rsidRPr="31E79D1B">
        <w:rPr>
          <w:rFonts w:ascii="Times New Roman" w:eastAsia="Times New Roman" w:hAnsi="Times New Roman" w:cs="Times New Roman"/>
        </w:rPr>
        <w:t xml:space="preserve"> </w:t>
      </w:r>
      <w:r w:rsidR="4ABCD05E" w:rsidRPr="31E79D1B">
        <w:rPr>
          <w:rFonts w:ascii="Times New Roman" w:eastAsia="Times New Roman" w:hAnsi="Times New Roman" w:cs="Times New Roman"/>
        </w:rPr>
        <w:t>utilized</w:t>
      </w:r>
      <w:r w:rsidR="534A2965" w:rsidRPr="31E79D1B">
        <w:rPr>
          <w:rFonts w:ascii="Times New Roman" w:eastAsia="Times New Roman" w:hAnsi="Times New Roman" w:cs="Times New Roman"/>
        </w:rPr>
        <w:t xml:space="preserve"> in this project with Git</w:t>
      </w:r>
      <w:r w:rsidR="25932F36" w:rsidRPr="31E79D1B">
        <w:rPr>
          <w:rFonts w:ascii="Times New Roman" w:eastAsia="Times New Roman" w:hAnsi="Times New Roman" w:cs="Times New Roman"/>
        </w:rPr>
        <w:t>H</w:t>
      </w:r>
      <w:r w:rsidR="534A2965" w:rsidRPr="31E79D1B">
        <w:rPr>
          <w:rFonts w:ascii="Times New Roman" w:eastAsia="Times New Roman" w:hAnsi="Times New Roman" w:cs="Times New Roman"/>
        </w:rPr>
        <w:t xml:space="preserve">ub version control and </w:t>
      </w:r>
      <w:r w:rsidR="2940BE8D" w:rsidRPr="31E79D1B">
        <w:rPr>
          <w:rFonts w:ascii="Times New Roman" w:eastAsia="Times New Roman" w:hAnsi="Times New Roman" w:cs="Times New Roman"/>
        </w:rPr>
        <w:t>README</w:t>
      </w:r>
      <w:r w:rsidR="1B9853BB" w:rsidRPr="31E79D1B">
        <w:rPr>
          <w:rFonts w:ascii="Times New Roman" w:eastAsia="Times New Roman" w:hAnsi="Times New Roman" w:cs="Times New Roman"/>
        </w:rPr>
        <w:t xml:space="preserve"> to provide documentation</w:t>
      </w:r>
      <w:r w:rsidR="11C592F8" w:rsidRPr="31E79D1B">
        <w:rPr>
          <w:rFonts w:ascii="Times New Roman" w:eastAsia="Times New Roman" w:hAnsi="Times New Roman" w:cs="Times New Roman"/>
        </w:rPr>
        <w:t xml:space="preserve">. </w:t>
      </w:r>
      <w:r w:rsidR="73A2C426" w:rsidRPr="31E79D1B">
        <w:rPr>
          <w:rFonts w:ascii="Times New Roman" w:eastAsia="Times New Roman" w:hAnsi="Times New Roman" w:cs="Times New Roman"/>
        </w:rPr>
        <w:t>Upon inspection</w:t>
      </w:r>
      <w:r w:rsidR="3E454249" w:rsidRPr="31E79D1B">
        <w:rPr>
          <w:rFonts w:ascii="Times New Roman" w:eastAsia="Times New Roman" w:hAnsi="Times New Roman" w:cs="Times New Roman"/>
        </w:rPr>
        <w:t>, it does not appear that there are significant data cleansing requirements that require missing value imputations, nor does it appe</w:t>
      </w:r>
      <w:r w:rsidR="6A3A9670" w:rsidRPr="31E79D1B">
        <w:rPr>
          <w:rFonts w:ascii="Times New Roman" w:eastAsia="Times New Roman" w:hAnsi="Times New Roman" w:cs="Times New Roman"/>
        </w:rPr>
        <w:t>ar that erroneous data is present in the dataset provided.</w:t>
      </w:r>
    </w:p>
    <w:p w14:paraId="5FDC9B96" w14:textId="445DE624" w:rsidR="59820C0C" w:rsidRDefault="59820C0C" w:rsidP="08121D5D">
      <w:pPr>
        <w:pStyle w:val="NormalWeb"/>
        <w:spacing w:before="0" w:beforeAutospacing="0" w:after="0" w:afterAutospacing="0" w:line="360" w:lineRule="auto"/>
        <w:jc w:val="center"/>
        <w:rPr>
          <w:b/>
          <w:bCs/>
          <w:sz w:val="32"/>
          <w:szCs w:val="32"/>
        </w:rPr>
      </w:pPr>
    </w:p>
    <w:p w14:paraId="73C8E480" w14:textId="780E0709" w:rsidR="2F461206" w:rsidRDefault="2FB673BA" w:rsidP="18801AC4">
      <w:pPr>
        <w:pStyle w:val="NormalWeb"/>
        <w:spacing w:before="0" w:beforeAutospacing="0" w:after="0" w:afterAutospacing="0" w:line="360" w:lineRule="auto"/>
      </w:pPr>
      <w:r>
        <w:t>There are 41,188 rows and 21 columns in the original dataset</w:t>
      </w:r>
      <w:r w:rsidR="70EDE1DB">
        <w:t xml:space="preserve">. </w:t>
      </w:r>
      <w:r w:rsidR="09754DB8" w:rsidRPr="18801AC4">
        <w:rPr>
          <w:color w:val="0E101A"/>
        </w:rPr>
        <w:t>Looking at the month and period contextually, there are no data provided for January and February 2009 and 2010.</w:t>
      </w:r>
      <w:r w:rsidR="55757A84">
        <w:t xml:space="preserve"> </w:t>
      </w:r>
      <w:r w:rsidR="2F461206" w:rsidRPr="18801AC4">
        <w:t xml:space="preserve">For numerical features, </w:t>
      </w:r>
      <w:r w:rsidR="6EDDF203" w:rsidRPr="18801AC4">
        <w:t xml:space="preserve">summary </w:t>
      </w:r>
      <w:r w:rsidR="2F461206" w:rsidRPr="18801AC4">
        <w:t>statistics were gathered that compute</w:t>
      </w:r>
      <w:r w:rsidR="4CB937AE" w:rsidRPr="18801AC4">
        <w:t>d mean, min, max, and the like</w:t>
      </w:r>
      <w:r w:rsidR="6404C434" w:rsidRPr="18801AC4">
        <w:t xml:space="preserve">. </w:t>
      </w:r>
      <w:r w:rsidR="6B511065" w:rsidRPr="18801AC4">
        <w:t>Categorical variable summary statistics provided mode, distinct count, and category frequencies</w:t>
      </w:r>
      <w:r w:rsidR="5B784495" w:rsidRPr="18801AC4">
        <w:t xml:space="preserve">. </w:t>
      </w:r>
      <w:r w:rsidR="4CB937AE" w:rsidRPr="18801AC4">
        <w:t>Th</w:t>
      </w:r>
      <w:r w:rsidR="33653B77" w:rsidRPr="18801AC4">
        <w:t>ese</w:t>
      </w:r>
      <w:r w:rsidR="4CB937AE" w:rsidRPr="18801AC4">
        <w:t xml:space="preserve"> </w:t>
      </w:r>
      <w:r w:rsidR="401CFEC7" w:rsidRPr="18801AC4">
        <w:t>are</w:t>
      </w:r>
      <w:r w:rsidR="4CB937AE" w:rsidRPr="18801AC4">
        <w:t xml:space="preserve"> displayed in the appendix.</w:t>
      </w:r>
    </w:p>
    <w:p w14:paraId="5ECEDAEF" w14:textId="3DFD7B0F" w:rsidR="14AFF0C9" w:rsidRDefault="14AFF0C9" w:rsidP="08121D5D">
      <w:pPr>
        <w:spacing w:line="360" w:lineRule="auto"/>
        <w:rPr>
          <w:rFonts w:ascii="Times New Roman" w:eastAsia="Times New Roman" w:hAnsi="Times New Roman" w:cs="Times New Roman"/>
        </w:rPr>
      </w:pPr>
    </w:p>
    <w:p w14:paraId="42B01EB9" w14:textId="751B6F5F" w:rsidR="3D110C3B" w:rsidRDefault="3D110C3B" w:rsidP="228FD1E0">
      <w:pPr>
        <w:spacing w:line="360" w:lineRule="auto"/>
        <w:rPr>
          <w:rFonts w:ascii="Times New Roman" w:eastAsia="Times New Roman" w:hAnsi="Times New Roman" w:cs="Times New Roman"/>
        </w:rPr>
      </w:pPr>
      <w:r w:rsidRPr="66A22DDC">
        <w:rPr>
          <w:rFonts w:ascii="Times New Roman" w:eastAsia="Times New Roman" w:hAnsi="Times New Roman" w:cs="Times New Roman"/>
        </w:rPr>
        <w:t>Response rate is quite low, with 12.7% of clients purchasing term deposi</w:t>
      </w:r>
      <w:r w:rsidR="3C73CE5E" w:rsidRPr="66A22DDC">
        <w:rPr>
          <w:rFonts w:ascii="Times New Roman" w:eastAsia="Times New Roman" w:hAnsi="Times New Roman" w:cs="Times New Roman"/>
        </w:rPr>
        <w:t>ts</w:t>
      </w:r>
      <w:r w:rsidR="5B784495" w:rsidRPr="66A22DDC">
        <w:rPr>
          <w:rFonts w:ascii="Times New Roman" w:eastAsia="Times New Roman" w:hAnsi="Times New Roman" w:cs="Times New Roman"/>
        </w:rPr>
        <w:t xml:space="preserve">. </w:t>
      </w:r>
      <w:r w:rsidR="707C6F56" w:rsidRPr="66A22DDC">
        <w:rPr>
          <w:rFonts w:ascii="Times New Roman" w:eastAsia="Times New Roman" w:hAnsi="Times New Roman" w:cs="Times New Roman"/>
        </w:rPr>
        <w:t>In general, response rates for telephone campaign response rates range from 10-20% (</w:t>
      </w:r>
      <w:r w:rsidR="672D2988" w:rsidRPr="66A22DDC">
        <w:rPr>
          <w:rFonts w:ascii="Times New Roman" w:eastAsia="Times New Roman" w:hAnsi="Times New Roman" w:cs="Times New Roman"/>
        </w:rPr>
        <w:t>Connors</w:t>
      </w:r>
      <w:r w:rsidR="7BD04E15" w:rsidRPr="66A22DDC">
        <w:rPr>
          <w:rFonts w:ascii="Times New Roman" w:eastAsia="Times New Roman" w:hAnsi="Times New Roman" w:cs="Times New Roman"/>
        </w:rPr>
        <w:t>, n.d.</w:t>
      </w:r>
      <w:r w:rsidR="672D2988" w:rsidRPr="66A22DDC">
        <w:rPr>
          <w:rFonts w:ascii="Times New Roman" w:eastAsia="Times New Roman" w:hAnsi="Times New Roman" w:cs="Times New Roman"/>
        </w:rPr>
        <w:t>).</w:t>
      </w:r>
    </w:p>
    <w:p w14:paraId="289B5A4F" w14:textId="49A3AB5C" w:rsidR="14AFF0C9" w:rsidRDefault="14AFF0C9" w:rsidP="537A8EA9">
      <w:pPr>
        <w:spacing w:line="259" w:lineRule="auto"/>
        <w:rPr>
          <w:rFonts w:ascii="Times New Roman" w:eastAsia="Times New Roman" w:hAnsi="Times New Roman" w:cs="Times New Roman"/>
        </w:rPr>
      </w:pPr>
    </w:p>
    <w:p w14:paraId="2D1BDA53" w14:textId="55D855AB" w:rsidR="50875786" w:rsidRDefault="50875786"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Before descriptive statistics were explored, a time series graph was plotted that displays the response over time</w:t>
      </w:r>
      <w:r w:rsidR="7C380D2D" w:rsidRPr="66A22DDC">
        <w:rPr>
          <w:rFonts w:ascii="Times New Roman" w:eastAsia="Times New Roman" w:hAnsi="Times New Roman" w:cs="Times New Roman"/>
        </w:rPr>
        <w:t xml:space="preserve">. </w:t>
      </w:r>
      <w:r w:rsidRPr="66A22DDC">
        <w:rPr>
          <w:rFonts w:ascii="Times New Roman" w:eastAsia="Times New Roman" w:hAnsi="Times New Roman" w:cs="Times New Roman"/>
        </w:rPr>
        <w:t>D</w:t>
      </w:r>
      <w:r w:rsidR="5BCF1E46" w:rsidRPr="66A22DDC">
        <w:rPr>
          <w:rFonts w:ascii="Times New Roman" w:eastAsia="Times New Roman" w:hAnsi="Times New Roman" w:cs="Times New Roman"/>
        </w:rPr>
        <w:t>iscussed in the model below, Duration is the most important feature and was also included in the graph to visualize the relationship</w:t>
      </w:r>
      <w:r w:rsidR="7C380D2D" w:rsidRPr="66A22DDC">
        <w:rPr>
          <w:rFonts w:ascii="Times New Roman" w:eastAsia="Times New Roman" w:hAnsi="Times New Roman" w:cs="Times New Roman"/>
        </w:rPr>
        <w:t xml:space="preserve">. </w:t>
      </w:r>
      <w:r w:rsidR="5BCF1E46" w:rsidRPr="66A22DDC">
        <w:rPr>
          <w:rFonts w:ascii="Times New Roman" w:eastAsia="Times New Roman" w:hAnsi="Times New Roman" w:cs="Times New Roman"/>
        </w:rPr>
        <w:t>The period of the 2008 Financial Crisis is highlighted in grey and demonstrates extreme variability</w:t>
      </w:r>
      <w:r w:rsidR="0BF1D4F9" w:rsidRPr="66A22DDC">
        <w:rPr>
          <w:rFonts w:ascii="Times New Roman" w:eastAsia="Times New Roman" w:hAnsi="Times New Roman" w:cs="Times New Roman"/>
        </w:rPr>
        <w:t xml:space="preserve"> in response rates</w:t>
      </w:r>
      <w:r w:rsidR="0ED12553" w:rsidRPr="66A22DDC">
        <w:rPr>
          <w:rFonts w:ascii="Times New Roman" w:eastAsia="Times New Roman" w:hAnsi="Times New Roman" w:cs="Times New Roman"/>
        </w:rPr>
        <w:t xml:space="preserve">. </w:t>
      </w:r>
      <w:r w:rsidR="56A440FD" w:rsidRPr="66A22DDC">
        <w:rPr>
          <w:rFonts w:ascii="Times New Roman" w:eastAsia="Times New Roman" w:hAnsi="Times New Roman" w:cs="Times New Roman"/>
        </w:rPr>
        <w:t xml:space="preserve">There appears to be a similar trend pattern </w:t>
      </w:r>
      <w:r w:rsidR="7480EF56" w:rsidRPr="66A22DDC">
        <w:rPr>
          <w:rFonts w:ascii="Times New Roman" w:eastAsia="Times New Roman" w:hAnsi="Times New Roman" w:cs="Times New Roman"/>
        </w:rPr>
        <w:t>emerging</w:t>
      </w:r>
      <w:r w:rsidR="56A440FD" w:rsidRPr="66A22DDC">
        <w:rPr>
          <w:rFonts w:ascii="Times New Roman" w:eastAsia="Times New Roman" w:hAnsi="Times New Roman" w:cs="Times New Roman"/>
        </w:rPr>
        <w:t xml:space="preserve"> betwee</w:t>
      </w:r>
      <w:r w:rsidR="48A644A0" w:rsidRPr="66A22DDC">
        <w:rPr>
          <w:rFonts w:ascii="Times New Roman" w:eastAsia="Times New Roman" w:hAnsi="Times New Roman" w:cs="Times New Roman"/>
        </w:rPr>
        <w:t xml:space="preserve">n </w:t>
      </w:r>
      <w:r w:rsidR="56A440FD" w:rsidRPr="66A22DDC">
        <w:rPr>
          <w:rFonts w:ascii="Times New Roman" w:eastAsia="Times New Roman" w:hAnsi="Times New Roman" w:cs="Times New Roman"/>
        </w:rPr>
        <w:t>duration and response rates</w:t>
      </w:r>
      <w:r w:rsidR="0ED12553" w:rsidRPr="66A22DDC">
        <w:rPr>
          <w:rFonts w:ascii="Times New Roman" w:eastAsia="Times New Roman" w:hAnsi="Times New Roman" w:cs="Times New Roman"/>
        </w:rPr>
        <w:t xml:space="preserve">. </w:t>
      </w:r>
      <w:r w:rsidR="702E0BB5" w:rsidRPr="66A22DDC">
        <w:rPr>
          <w:rFonts w:ascii="Times New Roman" w:eastAsia="Times New Roman" w:hAnsi="Times New Roman" w:cs="Times New Roman"/>
        </w:rPr>
        <w:t>When the economy normalizes, response rates are less responsive to phone calls duration and b</w:t>
      </w:r>
      <w:r w:rsidR="031DC747" w:rsidRPr="66A22DDC">
        <w:rPr>
          <w:rFonts w:ascii="Times New Roman" w:eastAsia="Times New Roman" w:hAnsi="Times New Roman" w:cs="Times New Roman"/>
        </w:rPr>
        <w:t>ecome flatter.</w:t>
      </w:r>
      <w:r w:rsidR="56A440FD" w:rsidRPr="66A22DDC">
        <w:rPr>
          <w:rFonts w:ascii="Times New Roman" w:eastAsia="Times New Roman" w:hAnsi="Times New Roman" w:cs="Times New Roman"/>
        </w:rPr>
        <w:t xml:space="preserve"> </w:t>
      </w:r>
    </w:p>
    <w:p w14:paraId="5409FBAD" w14:textId="220818ED" w:rsidR="08121D5D" w:rsidRDefault="08121D5D" w:rsidP="08121D5D">
      <w:pPr>
        <w:spacing w:line="259" w:lineRule="auto"/>
        <w:rPr>
          <w:rFonts w:ascii="Times New Roman" w:eastAsia="Times New Roman" w:hAnsi="Times New Roman" w:cs="Times New Roman"/>
        </w:rPr>
      </w:pPr>
    </w:p>
    <w:p w14:paraId="5F57A679" w14:textId="2EB53314" w:rsidR="5BCF1E46" w:rsidRDefault="5BCF1E46" w:rsidP="78DCFE37">
      <w:pPr>
        <w:spacing w:line="259" w:lineRule="auto"/>
        <w:jc w:val="center"/>
      </w:pPr>
      <w:r>
        <w:rPr>
          <w:noProof/>
        </w:rPr>
        <w:drawing>
          <wp:inline distT="0" distB="0" distL="0" distR="0" wp14:anchorId="42776A5C" wp14:editId="4263F466">
            <wp:extent cx="5918444" cy="3810000"/>
            <wp:effectExtent l="0" t="0" r="0" b="0"/>
            <wp:docPr id="502142937" name="Picture 502142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142937"/>
                    <pic:cNvPicPr/>
                  </pic:nvPicPr>
                  <pic:blipFill>
                    <a:blip r:embed="rId12">
                      <a:extLst>
                        <a:ext uri="{28A0092B-C50C-407E-A947-70E740481C1C}">
                          <a14:useLocalDpi xmlns:a14="http://schemas.microsoft.com/office/drawing/2010/main" val="0"/>
                        </a:ext>
                      </a:extLst>
                    </a:blip>
                    <a:stretch>
                      <a:fillRect/>
                    </a:stretch>
                  </pic:blipFill>
                  <pic:spPr>
                    <a:xfrm>
                      <a:off x="0" y="0"/>
                      <a:ext cx="5918444" cy="3810000"/>
                    </a:xfrm>
                    <a:prstGeom prst="rect">
                      <a:avLst/>
                    </a:prstGeom>
                  </pic:spPr>
                </pic:pic>
              </a:graphicData>
            </a:graphic>
          </wp:inline>
        </w:drawing>
      </w:r>
    </w:p>
    <w:p w14:paraId="500DAAE8" w14:textId="3ACFF9A8" w:rsidR="3C73CE5E" w:rsidRDefault="3C73CE5E"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In addition, distributions were plotted for numerical features, with each feature provided in the appendix</w:t>
      </w:r>
      <w:r w:rsidR="10AEDB20" w:rsidRPr="66A22DDC">
        <w:rPr>
          <w:rFonts w:ascii="Times New Roman" w:eastAsia="Times New Roman" w:hAnsi="Times New Roman" w:cs="Times New Roman"/>
        </w:rPr>
        <w:t xml:space="preserve">. </w:t>
      </w:r>
      <w:r w:rsidR="7FB4DEC4" w:rsidRPr="66A22DDC">
        <w:rPr>
          <w:rFonts w:ascii="Times New Roman" w:eastAsia="Times New Roman" w:hAnsi="Times New Roman" w:cs="Times New Roman"/>
        </w:rPr>
        <w:t xml:space="preserve">From looking at the charts, it is apparent that </w:t>
      </w:r>
      <w:proofErr w:type="spellStart"/>
      <w:r w:rsidR="7FB4DEC4" w:rsidRPr="66A22DDC">
        <w:rPr>
          <w:rFonts w:ascii="Times New Roman" w:eastAsia="Times New Roman" w:hAnsi="Times New Roman" w:cs="Times New Roman"/>
        </w:rPr>
        <w:t>Pdays</w:t>
      </w:r>
      <w:proofErr w:type="spellEnd"/>
      <w:r w:rsidR="7FB4DEC4" w:rsidRPr="66A22DDC">
        <w:rPr>
          <w:rFonts w:ascii="Times New Roman" w:eastAsia="Times New Roman" w:hAnsi="Times New Roman" w:cs="Times New Roman"/>
        </w:rPr>
        <w:t xml:space="preserve"> is ex</w:t>
      </w:r>
      <w:r w:rsidR="37F32D92" w:rsidRPr="66A22DDC">
        <w:rPr>
          <w:rFonts w:ascii="Times New Roman" w:eastAsia="Times New Roman" w:hAnsi="Times New Roman" w:cs="Times New Roman"/>
        </w:rPr>
        <w:t>tremely skewed, as displayed below.</w:t>
      </w:r>
    </w:p>
    <w:p w14:paraId="1C46CE59" w14:textId="7E7A9505" w:rsidR="37F32D92" w:rsidRDefault="37F32D92" w:rsidP="14AFF0C9">
      <w:pPr>
        <w:spacing w:line="259" w:lineRule="auto"/>
      </w:pPr>
      <w:r>
        <w:rPr>
          <w:noProof/>
        </w:rPr>
        <w:drawing>
          <wp:inline distT="0" distB="0" distL="0" distR="0" wp14:anchorId="4E58B95F" wp14:editId="6C5F6F32">
            <wp:extent cx="2577326" cy="1761172"/>
            <wp:effectExtent l="0" t="0" r="0" b="0"/>
            <wp:docPr id="566391142" name="Picture 56639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77326" cy="1761172"/>
                    </a:xfrm>
                    <a:prstGeom prst="rect">
                      <a:avLst/>
                    </a:prstGeom>
                  </pic:spPr>
                </pic:pic>
              </a:graphicData>
            </a:graphic>
          </wp:inline>
        </w:drawing>
      </w:r>
      <w:r>
        <w:tab/>
      </w:r>
      <w:r>
        <w:tab/>
      </w:r>
      <w:r w:rsidR="5C511BC0">
        <w:rPr>
          <w:noProof/>
        </w:rPr>
        <w:drawing>
          <wp:inline distT="0" distB="0" distL="0" distR="0" wp14:anchorId="4D80783D" wp14:editId="0E33B8B5">
            <wp:extent cx="2436019" cy="1885950"/>
            <wp:effectExtent l="0" t="0" r="0" b="0"/>
            <wp:docPr id="1745283238" name="Picture 1745283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36019" cy="1885950"/>
                    </a:xfrm>
                    <a:prstGeom prst="rect">
                      <a:avLst/>
                    </a:prstGeom>
                  </pic:spPr>
                </pic:pic>
              </a:graphicData>
            </a:graphic>
          </wp:inline>
        </w:drawing>
      </w:r>
      <w:r w:rsidR="7FB4DEC4">
        <w:t xml:space="preserve"> </w:t>
      </w:r>
    </w:p>
    <w:p w14:paraId="292AFE5B" w14:textId="6D1B5E97" w:rsidR="25C7CEAA" w:rsidRDefault="24B20478"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Considering</w:t>
      </w:r>
      <w:r w:rsidR="25C7CEAA" w:rsidRPr="66A22DDC">
        <w:rPr>
          <w:rFonts w:ascii="Times New Roman" w:eastAsia="Times New Roman" w:hAnsi="Times New Roman" w:cs="Times New Roman"/>
        </w:rPr>
        <w:t xml:space="preserve"> this, binning was employed </w:t>
      </w:r>
      <w:r w:rsidR="11633BE9" w:rsidRPr="66A22DDC">
        <w:rPr>
          <w:rFonts w:ascii="Times New Roman" w:eastAsia="Times New Roman" w:hAnsi="Times New Roman" w:cs="Times New Roman"/>
        </w:rPr>
        <w:t>as a feature engineering technique to attempt to remedy this issue</w:t>
      </w:r>
      <w:r w:rsidR="31CA21C4" w:rsidRPr="66A22DDC">
        <w:rPr>
          <w:rFonts w:ascii="Times New Roman" w:eastAsia="Times New Roman" w:hAnsi="Times New Roman" w:cs="Times New Roman"/>
        </w:rPr>
        <w:t xml:space="preserve">. </w:t>
      </w:r>
      <w:r w:rsidR="148F6A8E" w:rsidRPr="66A22DDC">
        <w:rPr>
          <w:rFonts w:ascii="Times New Roman" w:eastAsia="Times New Roman" w:hAnsi="Times New Roman" w:cs="Times New Roman"/>
        </w:rPr>
        <w:t xml:space="preserve">Although </w:t>
      </w:r>
      <w:r w:rsidR="7963E875" w:rsidRPr="66A22DDC">
        <w:rPr>
          <w:rFonts w:ascii="Times New Roman" w:eastAsia="Times New Roman" w:hAnsi="Times New Roman" w:cs="Times New Roman"/>
        </w:rPr>
        <w:t>most</w:t>
      </w:r>
      <w:r w:rsidR="148F6A8E" w:rsidRPr="66A22DDC">
        <w:rPr>
          <w:rFonts w:ascii="Times New Roman" w:eastAsia="Times New Roman" w:hAnsi="Times New Roman" w:cs="Times New Roman"/>
        </w:rPr>
        <w:t xml:space="preserve"> </w:t>
      </w:r>
      <w:r w:rsidR="46D283A4" w:rsidRPr="66A22DDC">
        <w:rPr>
          <w:rFonts w:ascii="Times New Roman" w:eastAsia="Times New Roman" w:hAnsi="Times New Roman" w:cs="Times New Roman"/>
        </w:rPr>
        <w:t xml:space="preserve">of the </w:t>
      </w:r>
      <w:r w:rsidR="148F6A8E" w:rsidRPr="66A22DDC">
        <w:rPr>
          <w:rFonts w:ascii="Times New Roman" w:eastAsia="Times New Roman" w:hAnsi="Times New Roman" w:cs="Times New Roman"/>
        </w:rPr>
        <w:t xml:space="preserve">values for this feature were </w:t>
      </w:r>
      <w:r w:rsidR="3869269A" w:rsidRPr="66A22DDC">
        <w:rPr>
          <w:rFonts w:ascii="Times New Roman" w:eastAsia="Times New Roman" w:hAnsi="Times New Roman" w:cs="Times New Roman"/>
        </w:rPr>
        <w:t>‘999’ or, not previously contacted, binning allowed other relationships to emerge and transf</w:t>
      </w:r>
      <w:r w:rsidR="70A77567" w:rsidRPr="66A22DDC">
        <w:rPr>
          <w:rFonts w:ascii="Times New Roman" w:eastAsia="Times New Roman" w:hAnsi="Times New Roman" w:cs="Times New Roman"/>
        </w:rPr>
        <w:t>ormed this feature from numerical to categorical</w:t>
      </w:r>
      <w:r w:rsidR="31CA21C4" w:rsidRPr="66A22DDC">
        <w:rPr>
          <w:rFonts w:ascii="Times New Roman" w:eastAsia="Times New Roman" w:hAnsi="Times New Roman" w:cs="Times New Roman"/>
        </w:rPr>
        <w:t xml:space="preserve">. </w:t>
      </w:r>
      <w:r w:rsidR="67E0BFD7" w:rsidRPr="66A22DDC">
        <w:rPr>
          <w:rFonts w:ascii="Times New Roman" w:eastAsia="Times New Roman" w:hAnsi="Times New Roman" w:cs="Times New Roman"/>
        </w:rPr>
        <w:t xml:space="preserve">This can help reduce an outlier’s influence on a model; a decision tree model, for example, could easily partition this </w:t>
      </w:r>
      <w:r w:rsidR="1803768A" w:rsidRPr="66A22DDC">
        <w:rPr>
          <w:rFonts w:ascii="Times New Roman" w:eastAsia="Times New Roman" w:hAnsi="Times New Roman" w:cs="Times New Roman"/>
        </w:rPr>
        <w:t>category out.</w:t>
      </w:r>
    </w:p>
    <w:p w14:paraId="481CECF6" w14:textId="088E8757" w:rsidR="14AFF0C9" w:rsidRDefault="14AFF0C9" w:rsidP="08121D5D">
      <w:pPr>
        <w:spacing w:line="360" w:lineRule="auto"/>
        <w:rPr>
          <w:rFonts w:ascii="Times New Roman" w:eastAsia="Times New Roman" w:hAnsi="Times New Roman" w:cs="Times New Roman"/>
        </w:rPr>
      </w:pPr>
    </w:p>
    <w:p w14:paraId="60414722" w14:textId="5861A80D" w:rsidR="489280F5" w:rsidRDefault="489280F5"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Pearson correlation coefficients</w:t>
      </w:r>
      <w:r w:rsidR="6D2A550F" w:rsidRPr="66A22DDC">
        <w:rPr>
          <w:rFonts w:ascii="Times New Roman" w:eastAsia="Times New Roman" w:hAnsi="Times New Roman" w:cs="Times New Roman"/>
        </w:rPr>
        <w:t xml:space="preserve"> were calculated and are displayed in the heatmap below</w:t>
      </w:r>
      <w:r w:rsidR="01CF0FBB" w:rsidRPr="66A22DDC">
        <w:rPr>
          <w:rFonts w:ascii="Times New Roman" w:eastAsia="Times New Roman" w:hAnsi="Times New Roman" w:cs="Times New Roman"/>
        </w:rPr>
        <w:t xml:space="preserve">. </w:t>
      </w:r>
      <w:r w:rsidR="6D2A550F" w:rsidRPr="66A22DDC">
        <w:rPr>
          <w:rFonts w:ascii="Times New Roman" w:eastAsia="Times New Roman" w:hAnsi="Times New Roman" w:cs="Times New Roman"/>
        </w:rPr>
        <w:t xml:space="preserve">There are strong positive correlations between euribor3m and </w:t>
      </w:r>
      <w:proofErr w:type="spellStart"/>
      <w:r w:rsidR="6D2A550F" w:rsidRPr="66A22DDC">
        <w:rPr>
          <w:rFonts w:ascii="Times New Roman" w:eastAsia="Times New Roman" w:hAnsi="Times New Roman" w:cs="Times New Roman"/>
        </w:rPr>
        <w:t>nr_employed</w:t>
      </w:r>
      <w:proofErr w:type="spellEnd"/>
      <w:r w:rsidR="387AB63B" w:rsidRPr="66A22DDC">
        <w:rPr>
          <w:rFonts w:ascii="Times New Roman" w:eastAsia="Times New Roman" w:hAnsi="Times New Roman" w:cs="Times New Roman"/>
        </w:rPr>
        <w:t xml:space="preserve"> as well as most other economic indexes, excluding </w:t>
      </w:r>
      <w:proofErr w:type="spellStart"/>
      <w:r w:rsidR="387AB63B" w:rsidRPr="66A22DDC">
        <w:rPr>
          <w:rFonts w:ascii="Times New Roman" w:eastAsia="Times New Roman" w:hAnsi="Times New Roman" w:cs="Times New Roman"/>
        </w:rPr>
        <w:t>cons_conf_idx</w:t>
      </w:r>
      <w:proofErr w:type="spellEnd"/>
      <w:r w:rsidR="01CF0FBB" w:rsidRPr="66A22DDC">
        <w:rPr>
          <w:rFonts w:ascii="Times New Roman" w:eastAsia="Times New Roman" w:hAnsi="Times New Roman" w:cs="Times New Roman"/>
        </w:rPr>
        <w:t xml:space="preserve">. </w:t>
      </w:r>
      <w:r w:rsidR="283F5701" w:rsidRPr="66A22DDC">
        <w:rPr>
          <w:rFonts w:ascii="Times New Roman" w:eastAsia="Times New Roman" w:hAnsi="Times New Roman" w:cs="Times New Roman"/>
        </w:rPr>
        <w:t>The number</w:t>
      </w:r>
      <w:r w:rsidR="15F12C0D" w:rsidRPr="66A22DDC">
        <w:rPr>
          <w:rFonts w:ascii="Times New Roman" w:eastAsia="Times New Roman" w:hAnsi="Times New Roman" w:cs="Times New Roman"/>
        </w:rPr>
        <w:t xml:space="preserve"> of previous contacts before this campaign has a strong negative association with most other columns</w:t>
      </w:r>
      <w:r w:rsidR="6F67D9EA" w:rsidRPr="66A22DDC">
        <w:rPr>
          <w:rFonts w:ascii="Times New Roman" w:eastAsia="Times New Roman" w:hAnsi="Times New Roman" w:cs="Times New Roman"/>
        </w:rPr>
        <w:t>.</w:t>
      </w:r>
    </w:p>
    <w:p w14:paraId="3BB472F9" w14:textId="252BADA8" w:rsidR="08121D5D" w:rsidRDefault="08121D5D" w:rsidP="08121D5D">
      <w:pPr>
        <w:spacing w:line="259" w:lineRule="auto"/>
        <w:rPr>
          <w:rFonts w:ascii="Times New Roman" w:eastAsia="Times New Roman" w:hAnsi="Times New Roman" w:cs="Times New Roman"/>
        </w:rPr>
      </w:pPr>
    </w:p>
    <w:p w14:paraId="29572F36" w14:textId="26CC9119" w:rsidR="489280F5" w:rsidRDefault="489280F5" w:rsidP="78DCFE37">
      <w:pPr>
        <w:spacing w:line="259" w:lineRule="auto"/>
        <w:jc w:val="center"/>
      </w:pPr>
      <w:r>
        <w:rPr>
          <w:noProof/>
        </w:rPr>
        <w:drawing>
          <wp:inline distT="0" distB="0" distL="0" distR="0" wp14:anchorId="5D99556C" wp14:editId="22747C8E">
            <wp:extent cx="4572000" cy="1457325"/>
            <wp:effectExtent l="0" t="0" r="0" b="0"/>
            <wp:docPr id="1800938933" name="Picture 18009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09389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457325"/>
                    </a:xfrm>
                    <a:prstGeom prst="rect">
                      <a:avLst/>
                    </a:prstGeom>
                  </pic:spPr>
                </pic:pic>
              </a:graphicData>
            </a:graphic>
          </wp:inline>
        </w:drawing>
      </w:r>
    </w:p>
    <w:p w14:paraId="082ACC3E" w14:textId="3455CF4F" w:rsidR="6CA74A64" w:rsidRDefault="6CA74A64" w:rsidP="2A5E3922">
      <w:pPr>
        <w:pStyle w:val="NormalWeb"/>
        <w:spacing w:before="0" w:beforeAutospacing="0" w:after="0" w:afterAutospacing="0"/>
        <w:rPr>
          <w:rStyle w:val="Strong"/>
          <w:color w:val="0E101A"/>
          <w:highlight w:val="yellow"/>
        </w:rPr>
      </w:pPr>
    </w:p>
    <w:p w14:paraId="0E57AD66" w14:textId="32B13398" w:rsidR="4D0EA6FF" w:rsidRDefault="4D0EA6FF" w:rsidP="66A22DDC">
      <w:pPr>
        <w:pStyle w:val="NormalWeb"/>
        <w:spacing w:before="0" w:beforeAutospacing="0" w:after="0" w:afterAutospacing="0" w:line="360" w:lineRule="auto"/>
        <w:rPr>
          <w:rStyle w:val="Strong"/>
          <w:b w:val="0"/>
          <w:bCs w:val="0"/>
          <w:color w:val="0E101A"/>
        </w:rPr>
      </w:pPr>
      <w:r w:rsidRPr="66A22DDC">
        <w:rPr>
          <w:rStyle w:val="Strong"/>
          <w:b w:val="0"/>
          <w:bCs w:val="0"/>
          <w:color w:val="0E101A"/>
        </w:rPr>
        <w:t>Scatterplots were plotted for numerical features, as seen in the appendix</w:t>
      </w:r>
      <w:r w:rsidR="64C9A34F" w:rsidRPr="66A22DDC">
        <w:rPr>
          <w:rStyle w:val="Strong"/>
          <w:b w:val="0"/>
          <w:bCs w:val="0"/>
          <w:color w:val="0E101A"/>
        </w:rPr>
        <w:t xml:space="preserve">. </w:t>
      </w:r>
      <w:r w:rsidR="0AABE143" w:rsidRPr="66A22DDC">
        <w:rPr>
          <w:rStyle w:val="Strong"/>
          <w:b w:val="0"/>
          <w:bCs w:val="0"/>
          <w:color w:val="0E101A"/>
        </w:rPr>
        <w:t xml:space="preserve">Most features had common variability across positive and negative responses, but </w:t>
      </w:r>
      <w:r w:rsidR="660F2430" w:rsidRPr="66A22DDC">
        <w:rPr>
          <w:rStyle w:val="Strong"/>
          <w:b w:val="0"/>
          <w:bCs w:val="0"/>
          <w:color w:val="0E101A"/>
        </w:rPr>
        <w:t>the campaign</w:t>
      </w:r>
      <w:r w:rsidR="0AABE143" w:rsidRPr="66A22DDC">
        <w:rPr>
          <w:rStyle w:val="Strong"/>
          <w:b w:val="0"/>
          <w:bCs w:val="0"/>
          <w:color w:val="0E101A"/>
        </w:rPr>
        <w:t xml:space="preserve"> had a noticeably different response</w:t>
      </w:r>
      <w:r w:rsidR="0057154F" w:rsidRPr="66A22DDC">
        <w:rPr>
          <w:rStyle w:val="Strong"/>
          <w:b w:val="0"/>
          <w:bCs w:val="0"/>
          <w:color w:val="0E101A"/>
        </w:rPr>
        <w:t xml:space="preserve">, </w:t>
      </w:r>
      <w:r w:rsidR="655632CA" w:rsidRPr="66A22DDC">
        <w:rPr>
          <w:rStyle w:val="Strong"/>
          <w:b w:val="0"/>
          <w:bCs w:val="0"/>
          <w:color w:val="0E101A"/>
        </w:rPr>
        <w:t>displayed</w:t>
      </w:r>
      <w:r w:rsidR="0057154F" w:rsidRPr="66A22DDC">
        <w:rPr>
          <w:rStyle w:val="Strong"/>
          <w:b w:val="0"/>
          <w:bCs w:val="0"/>
          <w:color w:val="0E101A"/>
        </w:rPr>
        <w:t xml:space="preserve"> below</w:t>
      </w:r>
      <w:r w:rsidR="08811CA5" w:rsidRPr="66A22DDC">
        <w:rPr>
          <w:rStyle w:val="Strong"/>
          <w:b w:val="0"/>
          <w:bCs w:val="0"/>
          <w:color w:val="0E101A"/>
        </w:rPr>
        <w:t xml:space="preserve">. </w:t>
      </w:r>
      <w:r w:rsidR="38A0903F" w:rsidRPr="66A22DDC">
        <w:rPr>
          <w:rStyle w:val="Strong"/>
          <w:b w:val="0"/>
          <w:bCs w:val="0"/>
          <w:color w:val="0E101A"/>
        </w:rPr>
        <w:t>Positive responses are more concentrated for lower campaign contacts, curtailing around 15-18 contacts.</w:t>
      </w:r>
    </w:p>
    <w:p w14:paraId="499FB60A" w14:textId="681C6B37" w:rsidR="2A5E3922" w:rsidRDefault="2A5E3922" w:rsidP="08121D5D">
      <w:pPr>
        <w:pStyle w:val="NormalWeb"/>
        <w:spacing w:before="0" w:beforeAutospacing="0" w:after="0" w:afterAutospacing="0" w:line="360" w:lineRule="auto"/>
        <w:rPr>
          <w:rStyle w:val="Strong"/>
          <w:color w:val="0E101A"/>
          <w:highlight w:val="yellow"/>
        </w:rPr>
      </w:pPr>
    </w:p>
    <w:p w14:paraId="163664FE" w14:textId="298F80B5" w:rsidR="2A5E3922" w:rsidRDefault="0057154F" w:rsidP="47918D6D">
      <w:pPr>
        <w:pStyle w:val="NormalWeb"/>
        <w:spacing w:before="0" w:beforeAutospacing="0" w:after="0" w:afterAutospacing="0" w:line="259" w:lineRule="auto"/>
        <w:jc w:val="center"/>
      </w:pPr>
      <w:r>
        <w:rPr>
          <w:noProof/>
        </w:rPr>
        <w:drawing>
          <wp:inline distT="0" distB="0" distL="0" distR="0" wp14:anchorId="08BBCEE2" wp14:editId="0E7AB06B">
            <wp:extent cx="2214359" cy="1619250"/>
            <wp:effectExtent l="0" t="0" r="0" b="0"/>
            <wp:docPr id="1494955094" name="Picture 1494955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4955094"/>
                    <pic:cNvPicPr/>
                  </pic:nvPicPr>
                  <pic:blipFill>
                    <a:blip r:embed="rId16">
                      <a:extLst>
                        <a:ext uri="{28A0092B-C50C-407E-A947-70E740481C1C}">
                          <a14:useLocalDpi xmlns:a14="http://schemas.microsoft.com/office/drawing/2010/main" val="0"/>
                        </a:ext>
                      </a:extLst>
                    </a:blip>
                    <a:stretch>
                      <a:fillRect/>
                    </a:stretch>
                  </pic:blipFill>
                  <pic:spPr>
                    <a:xfrm>
                      <a:off x="0" y="0"/>
                      <a:ext cx="2214359" cy="1619250"/>
                    </a:xfrm>
                    <a:prstGeom prst="rect">
                      <a:avLst/>
                    </a:prstGeom>
                  </pic:spPr>
                </pic:pic>
              </a:graphicData>
            </a:graphic>
          </wp:inline>
        </w:drawing>
      </w:r>
    </w:p>
    <w:p w14:paraId="5389AE99" w14:textId="41DB0679" w:rsidR="2A5E3922" w:rsidRDefault="2A5E3922" w:rsidP="2A5E3922">
      <w:pPr>
        <w:pStyle w:val="NormalWeb"/>
        <w:spacing w:before="0" w:beforeAutospacing="0" w:after="0" w:afterAutospacing="0" w:line="259" w:lineRule="auto"/>
        <w:rPr>
          <w:rStyle w:val="Strong"/>
          <w:b w:val="0"/>
          <w:bCs w:val="0"/>
          <w:color w:val="0E101A"/>
        </w:rPr>
      </w:pPr>
    </w:p>
    <w:p w14:paraId="50B86876" w14:textId="71C629C1" w:rsidR="2DF5B42C" w:rsidRDefault="2DF5B42C" w:rsidP="66A22DDC">
      <w:pPr>
        <w:pStyle w:val="NormalWeb"/>
        <w:spacing w:before="0" w:beforeAutospacing="0" w:after="0" w:afterAutospacing="0" w:line="360" w:lineRule="auto"/>
        <w:rPr>
          <w:rStyle w:val="Strong"/>
          <w:b w:val="0"/>
          <w:bCs w:val="0"/>
          <w:color w:val="0E101A"/>
        </w:rPr>
      </w:pPr>
      <w:r w:rsidRPr="66A22DDC">
        <w:rPr>
          <w:rStyle w:val="Strong"/>
          <w:b w:val="0"/>
          <w:bCs w:val="0"/>
          <w:color w:val="0E101A"/>
        </w:rPr>
        <w:t>Contingency Tables were plotted for both numerical and categorical features, seen in the appendix</w:t>
      </w:r>
      <w:r w:rsidR="393FE98B" w:rsidRPr="66A22DDC">
        <w:rPr>
          <w:rStyle w:val="Strong"/>
          <w:b w:val="0"/>
          <w:bCs w:val="0"/>
          <w:color w:val="0E101A"/>
        </w:rPr>
        <w:t xml:space="preserve">. </w:t>
      </w:r>
      <w:r w:rsidR="067EB382" w:rsidRPr="66A22DDC">
        <w:rPr>
          <w:rStyle w:val="Strong"/>
          <w:b w:val="0"/>
          <w:bCs w:val="0"/>
          <w:color w:val="0E101A"/>
        </w:rPr>
        <w:t xml:space="preserve">This is one of the most effective </w:t>
      </w:r>
      <w:r w:rsidR="0FA68B10" w:rsidRPr="66A22DDC">
        <w:rPr>
          <w:rStyle w:val="Strong"/>
          <w:b w:val="0"/>
          <w:bCs w:val="0"/>
          <w:color w:val="0E101A"/>
        </w:rPr>
        <w:t>tools</w:t>
      </w:r>
      <w:r w:rsidR="067EB382" w:rsidRPr="66A22DDC">
        <w:rPr>
          <w:rStyle w:val="Strong"/>
          <w:b w:val="0"/>
          <w:bCs w:val="0"/>
          <w:color w:val="0E101A"/>
        </w:rPr>
        <w:t xml:space="preserve"> for understanding relationships with responses</w:t>
      </w:r>
      <w:r w:rsidR="393FE98B" w:rsidRPr="66A22DDC">
        <w:rPr>
          <w:rStyle w:val="Strong"/>
          <w:b w:val="0"/>
          <w:bCs w:val="0"/>
          <w:color w:val="0E101A"/>
        </w:rPr>
        <w:t xml:space="preserve">. </w:t>
      </w:r>
      <w:r w:rsidR="53A5C732" w:rsidRPr="66A22DDC">
        <w:rPr>
          <w:rStyle w:val="Strong"/>
          <w:b w:val="0"/>
          <w:bCs w:val="0"/>
          <w:color w:val="0E101A"/>
        </w:rPr>
        <w:t>To summarize some of the features</w:t>
      </w:r>
      <w:r w:rsidR="24760B4C" w:rsidRPr="66A22DDC">
        <w:rPr>
          <w:rStyle w:val="Strong"/>
          <w:b w:val="0"/>
          <w:bCs w:val="0"/>
          <w:color w:val="0E101A"/>
        </w:rPr>
        <w:t>:</w:t>
      </w:r>
    </w:p>
    <w:p w14:paraId="453D2E86" w14:textId="2BCD0591" w:rsidR="24760B4C" w:rsidRDefault="24760B4C" w:rsidP="66A22DDC">
      <w:pPr>
        <w:pStyle w:val="NormalWeb"/>
        <w:numPr>
          <w:ilvl w:val="0"/>
          <w:numId w:val="5"/>
        </w:numPr>
        <w:spacing w:before="0" w:beforeAutospacing="0" w:after="0" w:afterAutospacing="0" w:line="360" w:lineRule="auto"/>
        <w:rPr>
          <w:rStyle w:val="Strong"/>
          <w:b w:val="0"/>
          <w:bCs w:val="0"/>
          <w:color w:val="0E101A"/>
        </w:rPr>
      </w:pPr>
      <w:r w:rsidRPr="66A22DDC">
        <w:rPr>
          <w:rStyle w:val="Strong"/>
          <w:b w:val="0"/>
          <w:bCs w:val="0"/>
          <w:color w:val="0E101A"/>
        </w:rPr>
        <w:t>W</w:t>
      </w:r>
      <w:r w:rsidR="53A5C732" w:rsidRPr="66A22DDC">
        <w:rPr>
          <w:rStyle w:val="Strong"/>
          <w:b w:val="0"/>
          <w:bCs w:val="0"/>
          <w:color w:val="0E101A"/>
        </w:rPr>
        <w:t xml:space="preserve">hen employee variation rate is at its lowest, there is </w:t>
      </w:r>
      <w:r w:rsidR="133C0690" w:rsidRPr="66A22DDC">
        <w:rPr>
          <w:rStyle w:val="Strong"/>
          <w:b w:val="0"/>
          <w:bCs w:val="0"/>
          <w:color w:val="0E101A"/>
        </w:rPr>
        <w:t>extremely poor</w:t>
      </w:r>
      <w:r w:rsidR="53A5C732" w:rsidRPr="66A22DDC">
        <w:rPr>
          <w:rStyle w:val="Strong"/>
          <w:b w:val="0"/>
          <w:bCs w:val="0"/>
          <w:color w:val="0E101A"/>
        </w:rPr>
        <w:t xml:space="preserve"> </w:t>
      </w:r>
      <w:proofErr w:type="gramStart"/>
      <w:r w:rsidR="53A5C732" w:rsidRPr="66A22DDC">
        <w:rPr>
          <w:rStyle w:val="Strong"/>
          <w:b w:val="0"/>
          <w:bCs w:val="0"/>
          <w:color w:val="0E101A"/>
        </w:rPr>
        <w:t>response</w:t>
      </w:r>
      <w:proofErr w:type="gramEnd"/>
    </w:p>
    <w:p w14:paraId="41FD1090" w14:textId="35A14790" w:rsidR="03C87DE5" w:rsidRDefault="03C87DE5" w:rsidP="18801AC4">
      <w:pPr>
        <w:pStyle w:val="NormalWeb"/>
        <w:numPr>
          <w:ilvl w:val="0"/>
          <w:numId w:val="5"/>
        </w:numPr>
        <w:spacing w:before="0" w:beforeAutospacing="0" w:after="0" w:afterAutospacing="0" w:line="360" w:lineRule="auto"/>
        <w:rPr>
          <w:rStyle w:val="Strong"/>
          <w:b w:val="0"/>
          <w:bCs w:val="0"/>
          <w:color w:val="0E101A"/>
        </w:rPr>
      </w:pPr>
      <w:bookmarkStart w:id="1" w:name="_Int_7ACjskUX"/>
      <w:r w:rsidRPr="18801AC4">
        <w:rPr>
          <w:rStyle w:val="Strong"/>
          <w:b w:val="0"/>
          <w:bCs w:val="0"/>
          <w:color w:val="0E101A"/>
        </w:rPr>
        <w:t>Almost all</w:t>
      </w:r>
      <w:bookmarkEnd w:id="1"/>
      <w:r w:rsidRPr="18801AC4">
        <w:rPr>
          <w:rStyle w:val="Strong"/>
          <w:b w:val="0"/>
          <w:bCs w:val="0"/>
          <w:color w:val="0E101A"/>
        </w:rPr>
        <w:t xml:space="preserve"> p</w:t>
      </w:r>
      <w:r w:rsidR="3042042E" w:rsidRPr="18801AC4">
        <w:rPr>
          <w:rStyle w:val="Strong"/>
          <w:b w:val="0"/>
          <w:bCs w:val="0"/>
          <w:color w:val="0E101A"/>
        </w:rPr>
        <w:t>urchases</w:t>
      </w:r>
      <w:r w:rsidRPr="18801AC4">
        <w:rPr>
          <w:rStyle w:val="Strong"/>
          <w:b w:val="0"/>
          <w:bCs w:val="0"/>
          <w:color w:val="0E101A"/>
        </w:rPr>
        <w:t xml:space="preserve"> are when contacts in a campaign are ideally 1 and</w:t>
      </w:r>
      <w:r w:rsidR="008E1626" w:rsidRPr="18801AC4">
        <w:rPr>
          <w:rStyle w:val="Strong"/>
          <w:b w:val="0"/>
          <w:bCs w:val="0"/>
          <w:color w:val="0E101A"/>
        </w:rPr>
        <w:t xml:space="preserve"> at most </w:t>
      </w:r>
      <w:proofErr w:type="gramStart"/>
      <w:r w:rsidR="008E1626" w:rsidRPr="18801AC4">
        <w:rPr>
          <w:rStyle w:val="Strong"/>
          <w:b w:val="0"/>
          <w:bCs w:val="0"/>
          <w:color w:val="0E101A"/>
        </w:rPr>
        <w:t>3</w:t>
      </w:r>
      <w:proofErr w:type="gramEnd"/>
    </w:p>
    <w:p w14:paraId="336E8105" w14:textId="15E48577" w:rsidR="4DB529D6" w:rsidRDefault="4DB529D6"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 xml:space="preserve">Most positive responses were when there was no previous </w:t>
      </w:r>
      <w:proofErr w:type="gramStart"/>
      <w:r w:rsidRPr="08121D5D">
        <w:rPr>
          <w:rStyle w:val="Strong"/>
          <w:b w:val="0"/>
          <w:bCs w:val="0"/>
          <w:color w:val="0E101A"/>
        </w:rPr>
        <w:t>campaign</w:t>
      </w:r>
      <w:proofErr w:type="gramEnd"/>
    </w:p>
    <w:p w14:paraId="1FAB11F2" w14:textId="5B8F0F52" w:rsidR="7786B39C" w:rsidRDefault="7786B39C"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 xml:space="preserve">High school and university degree were most </w:t>
      </w:r>
      <w:proofErr w:type="gramStart"/>
      <w:r w:rsidRPr="08121D5D">
        <w:rPr>
          <w:rStyle w:val="Strong"/>
          <w:b w:val="0"/>
          <w:bCs w:val="0"/>
          <w:color w:val="0E101A"/>
        </w:rPr>
        <w:t>responsive</w:t>
      </w:r>
      <w:proofErr w:type="gramEnd"/>
    </w:p>
    <w:p w14:paraId="223B45E9" w14:textId="332F58B7" w:rsidR="3864CCA7" w:rsidRDefault="3864CCA7"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About 83% of positive responders have no loan</w:t>
      </w:r>
    </w:p>
    <w:p w14:paraId="369303E8" w14:textId="62A67512" w:rsidR="3864CCA7" w:rsidRDefault="3864CCA7" w:rsidP="08121D5D">
      <w:pPr>
        <w:pStyle w:val="NormalWeb"/>
        <w:numPr>
          <w:ilvl w:val="0"/>
          <w:numId w:val="5"/>
        </w:numPr>
        <w:spacing w:before="0" w:beforeAutospacing="0" w:after="0" w:afterAutospacing="0" w:line="360" w:lineRule="auto"/>
        <w:rPr>
          <w:rStyle w:val="Strong"/>
          <w:b w:val="0"/>
          <w:bCs w:val="0"/>
          <w:color w:val="0E101A"/>
        </w:rPr>
      </w:pPr>
      <w:r w:rsidRPr="08121D5D">
        <w:rPr>
          <w:rStyle w:val="Strong"/>
          <w:b w:val="0"/>
          <w:bCs w:val="0"/>
          <w:color w:val="0E101A"/>
        </w:rPr>
        <w:t xml:space="preserve">Vast majority of positive responders were using a cell </w:t>
      </w:r>
      <w:proofErr w:type="gramStart"/>
      <w:r w:rsidRPr="08121D5D">
        <w:rPr>
          <w:rStyle w:val="Strong"/>
          <w:b w:val="0"/>
          <w:bCs w:val="0"/>
          <w:color w:val="0E101A"/>
        </w:rPr>
        <w:t>phone</w:t>
      </w:r>
      <w:proofErr w:type="gramEnd"/>
    </w:p>
    <w:p w14:paraId="547FB499" w14:textId="2B77164E" w:rsidR="5C9339A0" w:rsidRDefault="5C9339A0" w:rsidP="18801AC4">
      <w:pPr>
        <w:pStyle w:val="NormalWeb"/>
        <w:numPr>
          <w:ilvl w:val="0"/>
          <w:numId w:val="5"/>
        </w:numPr>
        <w:spacing w:before="0" w:beforeAutospacing="0" w:after="0" w:afterAutospacing="0" w:line="360" w:lineRule="auto"/>
        <w:rPr>
          <w:rStyle w:val="Strong"/>
          <w:b w:val="0"/>
          <w:bCs w:val="0"/>
          <w:color w:val="0E101A"/>
        </w:rPr>
      </w:pPr>
      <w:bookmarkStart w:id="2" w:name="_Int_VNVWKZea"/>
      <w:r w:rsidRPr="18801AC4">
        <w:rPr>
          <w:rStyle w:val="Strong"/>
          <w:b w:val="0"/>
          <w:bCs w:val="0"/>
          <w:color w:val="0E101A"/>
        </w:rPr>
        <w:t>Nearly all</w:t>
      </w:r>
      <w:bookmarkEnd w:id="2"/>
      <w:r w:rsidRPr="18801AC4">
        <w:rPr>
          <w:rStyle w:val="Strong"/>
          <w:b w:val="0"/>
          <w:bCs w:val="0"/>
          <w:color w:val="0E101A"/>
        </w:rPr>
        <w:t xml:space="preserve"> positive responses when more than </w:t>
      </w:r>
      <w:bookmarkStart w:id="3" w:name="_Int_sV0NT3N6"/>
      <w:r w:rsidRPr="18801AC4">
        <w:rPr>
          <w:rStyle w:val="Strong"/>
          <w:b w:val="0"/>
          <w:bCs w:val="0"/>
          <w:color w:val="0E101A"/>
        </w:rPr>
        <w:t>76 days</w:t>
      </w:r>
      <w:bookmarkEnd w:id="3"/>
      <w:r w:rsidRPr="18801AC4">
        <w:rPr>
          <w:rStyle w:val="Strong"/>
          <w:b w:val="0"/>
          <w:bCs w:val="0"/>
          <w:color w:val="0E101A"/>
        </w:rPr>
        <w:t xml:space="preserve"> occurred since last </w:t>
      </w:r>
      <w:proofErr w:type="gramStart"/>
      <w:r w:rsidRPr="18801AC4">
        <w:rPr>
          <w:rStyle w:val="Strong"/>
          <w:b w:val="0"/>
          <w:bCs w:val="0"/>
          <w:color w:val="0E101A"/>
        </w:rPr>
        <w:t>contact</w:t>
      </w:r>
      <w:proofErr w:type="gramEnd"/>
    </w:p>
    <w:p w14:paraId="7C6B731F" w14:textId="5007DDB5" w:rsidR="34CB133A" w:rsidRDefault="34CB133A" w:rsidP="2A5E3922">
      <w:pPr>
        <w:pStyle w:val="NormalWeb"/>
        <w:spacing w:before="0" w:beforeAutospacing="0" w:after="0" w:afterAutospacing="0" w:line="259" w:lineRule="auto"/>
      </w:pPr>
      <w:r>
        <w:t xml:space="preserve"> .</w:t>
      </w:r>
      <w:r w:rsidR="74583E7B">
        <w:t xml:space="preserve"> </w:t>
      </w:r>
    </w:p>
    <w:p w14:paraId="3850CCEC" w14:textId="54A485E5" w:rsidR="267FE592" w:rsidRDefault="267FE592" w:rsidP="31E79D1B">
      <w:pPr>
        <w:pStyle w:val="Heading1"/>
        <w:spacing w:before="0" w:line="259" w:lineRule="auto"/>
        <w:jc w:val="center"/>
        <w:rPr>
          <w:rStyle w:val="Strong"/>
          <w:rFonts w:ascii="Times New Roman" w:hAnsi="Times New Roman" w:cs="Times New Roman"/>
          <w:color w:val="0E101A"/>
        </w:rPr>
      </w:pPr>
      <w:bookmarkStart w:id="4" w:name="_Toc152081868"/>
      <w:r w:rsidRPr="31E79D1B">
        <w:rPr>
          <w:rStyle w:val="Strong"/>
          <w:rFonts w:ascii="Times New Roman" w:hAnsi="Times New Roman" w:cs="Times New Roman"/>
          <w:color w:val="0E101A"/>
        </w:rPr>
        <w:t>Data Preparation</w:t>
      </w:r>
      <w:bookmarkEnd w:id="4"/>
    </w:p>
    <w:p w14:paraId="150F7939" w14:textId="3671F69A" w:rsidR="537A8EA9" w:rsidRDefault="537A8EA9" w:rsidP="537A8EA9"/>
    <w:p w14:paraId="3D4A0DB4" w14:textId="76F1996E" w:rsidR="267FE592" w:rsidRDefault="6FAF01E8" w:rsidP="08121D5D">
      <w:pPr>
        <w:spacing w:line="360" w:lineRule="auto"/>
        <w:rPr>
          <w:rFonts w:ascii="Times New Roman" w:eastAsia="Times New Roman" w:hAnsi="Times New Roman" w:cs="Times New Roman"/>
        </w:rPr>
      </w:pPr>
      <w:r w:rsidRPr="31E79D1B">
        <w:rPr>
          <w:rFonts w:ascii="Times New Roman" w:eastAsia="Times New Roman" w:hAnsi="Times New Roman" w:cs="Times New Roman"/>
        </w:rPr>
        <w:t>To</w:t>
      </w:r>
      <w:r w:rsidR="267FE592" w:rsidRPr="31E79D1B">
        <w:rPr>
          <w:rFonts w:ascii="Times New Roman" w:eastAsia="Times New Roman" w:hAnsi="Times New Roman" w:cs="Times New Roman"/>
        </w:rPr>
        <w:t xml:space="preserve"> process data in </w:t>
      </w:r>
      <w:r w:rsidR="1711E21A" w:rsidRPr="31E79D1B">
        <w:rPr>
          <w:rFonts w:ascii="Times New Roman" w:eastAsia="Times New Roman" w:hAnsi="Times New Roman" w:cs="Times New Roman"/>
        </w:rPr>
        <w:t>S</w:t>
      </w:r>
      <w:r w:rsidR="267FE592" w:rsidRPr="31E79D1B">
        <w:rPr>
          <w:rFonts w:ascii="Times New Roman" w:eastAsia="Times New Roman" w:hAnsi="Times New Roman" w:cs="Times New Roman"/>
        </w:rPr>
        <w:t xml:space="preserve">park’s machine learning applications, there are certain data preprocessing steps that </w:t>
      </w:r>
      <w:r w:rsidR="62EB96EA" w:rsidRPr="31E79D1B">
        <w:rPr>
          <w:rFonts w:ascii="Times New Roman" w:eastAsia="Times New Roman" w:hAnsi="Times New Roman" w:cs="Times New Roman"/>
        </w:rPr>
        <w:t>need to occur first</w:t>
      </w:r>
      <w:r w:rsidR="1E19425A" w:rsidRPr="31E79D1B">
        <w:rPr>
          <w:rFonts w:ascii="Times New Roman" w:eastAsia="Times New Roman" w:hAnsi="Times New Roman" w:cs="Times New Roman"/>
        </w:rPr>
        <w:t xml:space="preserve">. </w:t>
      </w:r>
      <w:r w:rsidR="62EB96EA" w:rsidRPr="31E79D1B">
        <w:rPr>
          <w:rFonts w:ascii="Times New Roman" w:eastAsia="Times New Roman" w:hAnsi="Times New Roman" w:cs="Times New Roman"/>
        </w:rPr>
        <w:t>Categorical variables that are in string format</w:t>
      </w:r>
      <w:r w:rsidR="3012AA9B" w:rsidRPr="31E79D1B">
        <w:rPr>
          <w:rFonts w:ascii="Times New Roman" w:eastAsia="Times New Roman" w:hAnsi="Times New Roman" w:cs="Times New Roman"/>
        </w:rPr>
        <w:t xml:space="preserve"> were converted to integers, using </w:t>
      </w:r>
      <w:proofErr w:type="spellStart"/>
      <w:r w:rsidR="3012AA9B" w:rsidRPr="31E79D1B">
        <w:rPr>
          <w:rFonts w:ascii="Times New Roman" w:eastAsia="Times New Roman" w:hAnsi="Times New Roman" w:cs="Times New Roman"/>
        </w:rPr>
        <w:t>StringIndexer</w:t>
      </w:r>
      <w:proofErr w:type="spellEnd"/>
      <w:r w:rsidR="1C1CE084" w:rsidRPr="31E79D1B">
        <w:rPr>
          <w:rFonts w:ascii="Times New Roman" w:eastAsia="Times New Roman" w:hAnsi="Times New Roman" w:cs="Times New Roman"/>
        </w:rPr>
        <w:t xml:space="preserve"> and then </w:t>
      </w:r>
      <w:proofErr w:type="spellStart"/>
      <w:r w:rsidR="1C1CE084" w:rsidRPr="31E79D1B">
        <w:rPr>
          <w:rFonts w:ascii="Times New Roman" w:eastAsia="Times New Roman" w:hAnsi="Times New Roman" w:cs="Times New Roman"/>
        </w:rPr>
        <w:t>OneHotEncoder</w:t>
      </w:r>
      <w:proofErr w:type="spellEnd"/>
      <w:r w:rsidR="163A7C42" w:rsidRPr="31E79D1B">
        <w:rPr>
          <w:rFonts w:ascii="Times New Roman" w:eastAsia="Times New Roman" w:hAnsi="Times New Roman" w:cs="Times New Roman"/>
        </w:rPr>
        <w:t xml:space="preserve"> cast these as a single vector of indexes in a single column per tuple</w:t>
      </w:r>
      <w:r w:rsidR="1BDEFF14" w:rsidRPr="31E79D1B">
        <w:rPr>
          <w:rFonts w:ascii="Times New Roman" w:eastAsia="Times New Roman" w:hAnsi="Times New Roman" w:cs="Times New Roman"/>
        </w:rPr>
        <w:t xml:space="preserve">. </w:t>
      </w:r>
      <w:r w:rsidR="3A14384E" w:rsidRPr="31E79D1B">
        <w:rPr>
          <w:rFonts w:ascii="Times New Roman" w:eastAsia="Times New Roman" w:hAnsi="Times New Roman" w:cs="Times New Roman"/>
        </w:rPr>
        <w:t>Subsequently, the</w:t>
      </w:r>
      <w:r w:rsidR="114B12CC" w:rsidRPr="31E79D1B">
        <w:rPr>
          <w:rFonts w:ascii="Times New Roman" w:eastAsia="Times New Roman" w:hAnsi="Times New Roman" w:cs="Times New Roman"/>
        </w:rPr>
        <w:t xml:space="preserve">se features were combined with the numerical features into a single vector, using </w:t>
      </w:r>
      <w:proofErr w:type="spellStart"/>
      <w:r w:rsidR="114B12CC" w:rsidRPr="31E79D1B">
        <w:rPr>
          <w:rFonts w:ascii="Times New Roman" w:eastAsia="Times New Roman" w:hAnsi="Times New Roman" w:cs="Times New Roman"/>
        </w:rPr>
        <w:t>VectorAssembler</w:t>
      </w:r>
      <w:proofErr w:type="spellEnd"/>
      <w:r w:rsidR="1BDEFF14" w:rsidRPr="31E79D1B">
        <w:rPr>
          <w:rFonts w:ascii="Times New Roman" w:eastAsia="Times New Roman" w:hAnsi="Times New Roman" w:cs="Times New Roman"/>
        </w:rPr>
        <w:t xml:space="preserve">. </w:t>
      </w:r>
      <w:r w:rsidR="114B12CC" w:rsidRPr="31E79D1B">
        <w:rPr>
          <w:rFonts w:ascii="Times New Roman" w:eastAsia="Times New Roman" w:hAnsi="Times New Roman" w:cs="Times New Roman"/>
        </w:rPr>
        <w:t>The target variable is indexed</w:t>
      </w:r>
      <w:r w:rsidR="793D4FA1" w:rsidRPr="31E79D1B">
        <w:rPr>
          <w:rFonts w:ascii="Times New Roman" w:eastAsia="Times New Roman" w:hAnsi="Times New Roman" w:cs="Times New Roman"/>
        </w:rPr>
        <w:t xml:space="preserve">, and the predictor features are scaled using </w:t>
      </w:r>
      <w:proofErr w:type="spellStart"/>
      <w:r w:rsidR="793D4FA1" w:rsidRPr="31E79D1B">
        <w:rPr>
          <w:rFonts w:ascii="Times New Roman" w:eastAsia="Times New Roman" w:hAnsi="Times New Roman" w:cs="Times New Roman"/>
        </w:rPr>
        <w:t>StandardScaler</w:t>
      </w:r>
      <w:proofErr w:type="spellEnd"/>
      <w:r w:rsidR="3DC49915" w:rsidRPr="31E79D1B">
        <w:rPr>
          <w:rFonts w:ascii="Times New Roman" w:eastAsia="Times New Roman" w:hAnsi="Times New Roman" w:cs="Times New Roman"/>
        </w:rPr>
        <w:t>.</w:t>
      </w:r>
    </w:p>
    <w:p w14:paraId="2885C1DC" w14:textId="0DD475FD" w:rsidR="2A5E3922" w:rsidRDefault="2A5E3922" w:rsidP="08121D5D">
      <w:pPr>
        <w:spacing w:line="360" w:lineRule="auto"/>
        <w:rPr>
          <w:rFonts w:ascii="Times New Roman" w:eastAsia="Times New Roman" w:hAnsi="Times New Roman" w:cs="Times New Roman"/>
        </w:rPr>
      </w:pPr>
    </w:p>
    <w:p w14:paraId="17B41C6D" w14:textId="474EEC42" w:rsidR="3DC49915" w:rsidRDefault="3DC49915"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This project will utilize four different machine learning algorithms, and it was desirable to automate as many processes as possible</w:t>
      </w:r>
      <w:r w:rsidR="5E169BC9" w:rsidRPr="66A22DDC">
        <w:rPr>
          <w:rFonts w:ascii="Times New Roman" w:eastAsia="Times New Roman" w:hAnsi="Times New Roman" w:cs="Times New Roman"/>
        </w:rPr>
        <w:t xml:space="preserve">. </w:t>
      </w:r>
      <w:r w:rsidRPr="66A22DDC">
        <w:rPr>
          <w:rFonts w:ascii="Times New Roman" w:eastAsia="Times New Roman" w:hAnsi="Times New Roman" w:cs="Times New Roman"/>
        </w:rPr>
        <w:t xml:space="preserve">Thus, all the preprocessing steps </w:t>
      </w:r>
      <w:r w:rsidR="702083A0" w:rsidRPr="66A22DDC">
        <w:rPr>
          <w:rFonts w:ascii="Times New Roman" w:eastAsia="Times New Roman" w:hAnsi="Times New Roman" w:cs="Times New Roman"/>
        </w:rPr>
        <w:t xml:space="preserve">mentioned were fed into a pipeline as stages, with a </w:t>
      </w:r>
      <w:proofErr w:type="spellStart"/>
      <w:r w:rsidR="702083A0" w:rsidRPr="66A22DDC">
        <w:rPr>
          <w:rFonts w:ascii="Times New Roman" w:eastAsia="Times New Roman" w:hAnsi="Times New Roman" w:cs="Times New Roman"/>
        </w:rPr>
        <w:t>dataframe</w:t>
      </w:r>
      <w:proofErr w:type="spellEnd"/>
      <w:r w:rsidR="702083A0" w:rsidRPr="66A22DDC">
        <w:rPr>
          <w:rFonts w:ascii="Times New Roman" w:eastAsia="Times New Roman" w:hAnsi="Times New Roman" w:cs="Times New Roman"/>
        </w:rPr>
        <w:t xml:space="preserve"> output that can be read </w:t>
      </w:r>
      <w:r w:rsidR="601C5C95" w:rsidRPr="66A22DDC">
        <w:rPr>
          <w:rFonts w:ascii="Times New Roman" w:eastAsia="Times New Roman" w:hAnsi="Times New Roman" w:cs="Times New Roman"/>
        </w:rPr>
        <w:t>into</w:t>
      </w:r>
      <w:r w:rsidR="702083A0" w:rsidRPr="66A22DDC">
        <w:rPr>
          <w:rFonts w:ascii="Times New Roman" w:eastAsia="Times New Roman" w:hAnsi="Times New Roman" w:cs="Times New Roman"/>
        </w:rPr>
        <w:t xml:space="preserve"> various machine learning </w:t>
      </w:r>
      <w:r w:rsidR="285ED26E" w:rsidRPr="66A22DDC">
        <w:rPr>
          <w:rFonts w:ascii="Times New Roman" w:eastAsia="Times New Roman" w:hAnsi="Times New Roman" w:cs="Times New Roman"/>
        </w:rPr>
        <w:t>models.</w:t>
      </w:r>
    </w:p>
    <w:p w14:paraId="215AEF15" w14:textId="6142BAC6" w:rsidR="2A5E3922" w:rsidRDefault="2A5E3922" w:rsidP="2A5E3922"/>
    <w:p w14:paraId="3A2B10F3" w14:textId="7BAE7572" w:rsidR="007B02B1" w:rsidRPr="00092D03" w:rsidRDefault="49D8364E" w:rsidP="72E30ECB">
      <w:pPr>
        <w:pStyle w:val="Heading1"/>
        <w:spacing w:before="0"/>
        <w:jc w:val="center"/>
        <w:rPr>
          <w:rStyle w:val="Strong"/>
          <w:rFonts w:ascii="Times New Roman" w:hAnsi="Times New Roman" w:cs="Times New Roman"/>
          <w:color w:val="0E101A"/>
        </w:rPr>
      </w:pPr>
      <w:bookmarkStart w:id="5" w:name="_Toc150678982"/>
      <w:bookmarkStart w:id="6" w:name="_Toc150679060"/>
      <w:bookmarkStart w:id="7" w:name="_Toc152081869"/>
      <w:r w:rsidRPr="31E79D1B">
        <w:rPr>
          <w:rStyle w:val="Strong"/>
          <w:rFonts w:ascii="Times New Roman" w:hAnsi="Times New Roman" w:cs="Times New Roman"/>
          <w:color w:val="0E101A"/>
        </w:rPr>
        <w:t xml:space="preserve">Predictive </w:t>
      </w:r>
      <w:r w:rsidR="007B02B1" w:rsidRPr="31E79D1B">
        <w:rPr>
          <w:rStyle w:val="Strong"/>
          <w:rFonts w:ascii="Times New Roman" w:hAnsi="Times New Roman" w:cs="Times New Roman"/>
          <w:color w:val="0E101A"/>
        </w:rPr>
        <w:t>Modeling</w:t>
      </w:r>
      <w:bookmarkEnd w:id="5"/>
      <w:bookmarkEnd w:id="6"/>
      <w:bookmarkEnd w:id="7"/>
    </w:p>
    <w:p w14:paraId="126C5CE5" w14:textId="32DD51EA" w:rsidR="537A8EA9" w:rsidRDefault="537A8EA9" w:rsidP="537A8EA9"/>
    <w:p w14:paraId="013871B9" w14:textId="1A342DAB" w:rsidR="0261652F" w:rsidRDefault="2C8C34F9" w:rsidP="18801AC4">
      <w:pPr>
        <w:pStyle w:val="NormalWeb"/>
        <w:spacing w:before="0" w:beforeAutospacing="0" w:after="0" w:afterAutospacing="0" w:line="360" w:lineRule="auto"/>
        <w:rPr>
          <w:color w:val="0E101A"/>
        </w:rPr>
      </w:pPr>
      <w:r w:rsidRPr="18801AC4">
        <w:rPr>
          <w:color w:val="0E101A"/>
        </w:rPr>
        <w:t xml:space="preserve">A train/test split of 80/20 was </w:t>
      </w:r>
      <w:r w:rsidR="65A7643F" w:rsidRPr="18801AC4">
        <w:rPr>
          <w:color w:val="0E101A"/>
        </w:rPr>
        <w:t>used,</w:t>
      </w:r>
      <w:r w:rsidRPr="18801AC4">
        <w:rPr>
          <w:color w:val="0E101A"/>
        </w:rPr>
        <w:t xml:space="preserve"> and each model </w:t>
      </w:r>
      <w:r w:rsidR="26A9D0B7" w:rsidRPr="18801AC4">
        <w:rPr>
          <w:color w:val="0E101A"/>
        </w:rPr>
        <w:t>utilized the same dataset</w:t>
      </w:r>
      <w:r w:rsidR="788646E2" w:rsidRPr="18801AC4">
        <w:rPr>
          <w:color w:val="0E101A"/>
        </w:rPr>
        <w:t xml:space="preserve">. </w:t>
      </w:r>
      <w:r w:rsidR="4601522A" w:rsidRPr="18801AC4">
        <w:rPr>
          <w:color w:val="0E101A"/>
        </w:rPr>
        <w:t>Four different models were compared to find the highest performing model</w:t>
      </w:r>
      <w:r w:rsidR="788646E2" w:rsidRPr="18801AC4">
        <w:rPr>
          <w:color w:val="0E101A"/>
        </w:rPr>
        <w:t xml:space="preserve">. </w:t>
      </w:r>
      <w:r w:rsidR="6787E9C1" w:rsidRPr="18801AC4">
        <w:rPr>
          <w:color w:val="0E101A"/>
        </w:rPr>
        <w:t xml:space="preserve">Since there </w:t>
      </w:r>
      <w:r w:rsidR="2D842DB2" w:rsidRPr="18801AC4">
        <w:rPr>
          <w:color w:val="0E101A"/>
        </w:rPr>
        <w:t xml:space="preserve">is </w:t>
      </w:r>
      <w:r w:rsidR="3B002A5E" w:rsidRPr="18801AC4">
        <w:rPr>
          <w:color w:val="0E101A"/>
        </w:rPr>
        <w:t xml:space="preserve">such a high skew of negative responses to </w:t>
      </w:r>
      <w:r w:rsidR="3C2E8710" w:rsidRPr="18801AC4">
        <w:rPr>
          <w:color w:val="0E101A"/>
        </w:rPr>
        <w:t>positives</w:t>
      </w:r>
      <w:r w:rsidR="3B002A5E" w:rsidRPr="18801AC4">
        <w:rPr>
          <w:color w:val="0E101A"/>
        </w:rPr>
        <w:t xml:space="preserve">, the models tend to </w:t>
      </w:r>
      <w:r w:rsidR="5E99BE7E" w:rsidRPr="18801AC4">
        <w:rPr>
          <w:color w:val="0E101A"/>
        </w:rPr>
        <w:t>predict negative cases more accurately</w:t>
      </w:r>
      <w:r w:rsidR="3B002A5E" w:rsidRPr="18801AC4">
        <w:rPr>
          <w:color w:val="0E101A"/>
        </w:rPr>
        <w:t xml:space="preserve"> when compared to true positives</w:t>
      </w:r>
      <w:r w:rsidR="69B56793" w:rsidRPr="18801AC4">
        <w:rPr>
          <w:color w:val="0E101A"/>
        </w:rPr>
        <w:t xml:space="preserve">. </w:t>
      </w:r>
      <w:r w:rsidR="3B002A5E" w:rsidRPr="18801AC4">
        <w:rPr>
          <w:color w:val="0E101A"/>
        </w:rPr>
        <w:t xml:space="preserve">To </w:t>
      </w:r>
      <w:r w:rsidR="3A3BF102" w:rsidRPr="18801AC4">
        <w:rPr>
          <w:color w:val="0E101A"/>
        </w:rPr>
        <w:t>improve predictions</w:t>
      </w:r>
      <w:r w:rsidR="2F3B61DA" w:rsidRPr="18801AC4">
        <w:rPr>
          <w:color w:val="0E101A"/>
        </w:rPr>
        <w:t xml:space="preserve">, models </w:t>
      </w:r>
      <w:r w:rsidR="54DF8915" w:rsidRPr="18801AC4">
        <w:rPr>
          <w:color w:val="0E101A"/>
        </w:rPr>
        <w:t xml:space="preserve">used the </w:t>
      </w:r>
      <w:r w:rsidR="47505562" w:rsidRPr="18801AC4">
        <w:rPr>
          <w:color w:val="0E101A"/>
        </w:rPr>
        <w:t>Area Under the Precision-Recal</w:t>
      </w:r>
      <w:r w:rsidR="2DCB4090" w:rsidRPr="18801AC4">
        <w:rPr>
          <w:color w:val="0E101A"/>
        </w:rPr>
        <w:t>l</w:t>
      </w:r>
      <w:r w:rsidR="47505562" w:rsidRPr="18801AC4">
        <w:rPr>
          <w:color w:val="0E101A"/>
        </w:rPr>
        <w:t xml:space="preserve"> Curve </w:t>
      </w:r>
      <w:r w:rsidR="54DF8915" w:rsidRPr="18801AC4">
        <w:rPr>
          <w:color w:val="0E101A"/>
        </w:rPr>
        <w:t xml:space="preserve">metric instead of </w:t>
      </w:r>
      <w:r w:rsidR="1820997C" w:rsidRPr="18801AC4">
        <w:rPr>
          <w:color w:val="0E101A"/>
        </w:rPr>
        <w:t xml:space="preserve">Area </w:t>
      </w:r>
      <w:r w:rsidR="54DF8915" w:rsidRPr="18801AC4">
        <w:rPr>
          <w:color w:val="0E101A"/>
        </w:rPr>
        <w:t>Under</w:t>
      </w:r>
      <w:r w:rsidR="1B4D78FC" w:rsidRPr="18801AC4">
        <w:rPr>
          <w:color w:val="0E101A"/>
        </w:rPr>
        <w:t xml:space="preserve"> </w:t>
      </w:r>
      <w:bookmarkStart w:id="8" w:name="_Int_Lom41dvh"/>
      <w:r w:rsidR="54DF8915" w:rsidRPr="18801AC4">
        <w:rPr>
          <w:color w:val="0E101A"/>
        </w:rPr>
        <w:t>ROC</w:t>
      </w:r>
      <w:bookmarkEnd w:id="8"/>
      <w:r w:rsidR="6A01F989" w:rsidRPr="18801AC4">
        <w:rPr>
          <w:color w:val="0E101A"/>
        </w:rPr>
        <w:t xml:space="preserve">. </w:t>
      </w:r>
      <w:r w:rsidR="54DF8915" w:rsidRPr="18801AC4">
        <w:rPr>
          <w:color w:val="0E101A"/>
        </w:rPr>
        <w:t>Th</w:t>
      </w:r>
      <w:r w:rsidR="123E353A" w:rsidRPr="18801AC4">
        <w:rPr>
          <w:color w:val="0E101A"/>
        </w:rPr>
        <w:t>e former tries to find tradeoffs between precision and recall, while the latter emphasizes positive classifications and is more appropriate for balanced datasets.</w:t>
      </w:r>
    </w:p>
    <w:p w14:paraId="4EC0B133" w14:textId="15A58FCC" w:rsidR="721B2348" w:rsidRDefault="721B2348" w:rsidP="2A5E3922">
      <w:pPr>
        <w:pStyle w:val="NormalWeb"/>
        <w:spacing w:before="0" w:beforeAutospacing="0" w:after="0" w:afterAutospacing="0" w:line="360" w:lineRule="auto"/>
        <w:rPr>
          <w:color w:val="0E101A"/>
        </w:rPr>
      </w:pPr>
    </w:p>
    <w:p w14:paraId="7F6A6681" w14:textId="358F510F" w:rsidR="33407DF9" w:rsidRDefault="33407DF9" w:rsidP="18801AC4">
      <w:pPr>
        <w:pStyle w:val="NormalWeb"/>
        <w:spacing w:before="0" w:beforeAutospacing="0" w:after="0" w:afterAutospacing="0" w:line="360" w:lineRule="auto"/>
        <w:rPr>
          <w:color w:val="0E101A"/>
        </w:rPr>
      </w:pPr>
      <w:r w:rsidRPr="18801AC4">
        <w:rPr>
          <w:color w:val="0E101A"/>
        </w:rPr>
        <w:t>The four models consisted of logistic regression, gradient boosting, random forest, and a basic decision tree</w:t>
      </w:r>
      <w:r w:rsidR="323163F9" w:rsidRPr="18801AC4">
        <w:rPr>
          <w:color w:val="0E101A"/>
        </w:rPr>
        <w:t xml:space="preserve">. </w:t>
      </w:r>
      <w:r w:rsidR="797E91E6" w:rsidRPr="18801AC4">
        <w:rPr>
          <w:color w:val="0E101A"/>
        </w:rPr>
        <w:t xml:space="preserve">Though a neural network model would </w:t>
      </w:r>
      <w:bookmarkStart w:id="9" w:name="_Int_GEfWCQgC"/>
      <w:r w:rsidR="797E91E6" w:rsidRPr="18801AC4">
        <w:rPr>
          <w:color w:val="0E101A"/>
        </w:rPr>
        <w:t>likely handle</w:t>
      </w:r>
      <w:bookmarkEnd w:id="9"/>
      <w:r w:rsidR="797E91E6" w:rsidRPr="18801AC4">
        <w:rPr>
          <w:color w:val="0E101A"/>
        </w:rPr>
        <w:t xml:space="preserve"> complex nonlinear relationships well, it was decided that models with </w:t>
      </w:r>
      <w:r w:rsidR="4815A227" w:rsidRPr="18801AC4">
        <w:rPr>
          <w:color w:val="0E101A"/>
        </w:rPr>
        <w:t xml:space="preserve">practical interpretability are more valuable for </w:t>
      </w:r>
      <w:r w:rsidR="1ECFA0C0" w:rsidRPr="18801AC4">
        <w:rPr>
          <w:color w:val="0E101A"/>
        </w:rPr>
        <w:t>making recommendations</w:t>
      </w:r>
      <w:r w:rsidR="535D68E7" w:rsidRPr="18801AC4">
        <w:rPr>
          <w:color w:val="0E101A"/>
        </w:rPr>
        <w:t>.</w:t>
      </w:r>
    </w:p>
    <w:p w14:paraId="7DC506C9" w14:textId="62000D94" w:rsidR="08121D5D" w:rsidRDefault="08121D5D" w:rsidP="08121D5D">
      <w:pPr>
        <w:pStyle w:val="NormalWeb"/>
        <w:spacing w:before="0" w:beforeAutospacing="0" w:after="0" w:afterAutospacing="0" w:line="360" w:lineRule="auto"/>
        <w:rPr>
          <w:color w:val="0E101A"/>
        </w:rPr>
      </w:pPr>
    </w:p>
    <w:p w14:paraId="0DB012FF" w14:textId="61A5BE5D" w:rsidR="30358D04" w:rsidRDefault="30358D04" w:rsidP="66A22DDC">
      <w:pPr>
        <w:pStyle w:val="NormalWeb"/>
        <w:spacing w:before="0" w:beforeAutospacing="0" w:after="0" w:afterAutospacing="0" w:line="360" w:lineRule="auto"/>
        <w:rPr>
          <w:color w:val="0E101A"/>
        </w:rPr>
      </w:pPr>
      <w:r w:rsidRPr="66A22DDC">
        <w:rPr>
          <w:color w:val="0E101A"/>
        </w:rPr>
        <w:t>Confusion matrixes were plotted for each model, as seen in the appendix</w:t>
      </w:r>
      <w:r w:rsidR="28F7AE23" w:rsidRPr="66A22DDC">
        <w:rPr>
          <w:color w:val="0E101A"/>
        </w:rPr>
        <w:t xml:space="preserve">. </w:t>
      </w:r>
      <w:r w:rsidRPr="66A22DDC">
        <w:rPr>
          <w:color w:val="0E101A"/>
        </w:rPr>
        <w:t>A summary table of each model’s metrics is provided below</w:t>
      </w:r>
      <w:r w:rsidR="449A4767" w:rsidRPr="66A22DDC">
        <w:rPr>
          <w:color w:val="0E101A"/>
        </w:rPr>
        <w:t xml:space="preserve"> as well as the confusion matrix for the winning model, Gradient Boosting</w:t>
      </w:r>
      <w:r w:rsidRPr="66A22DDC">
        <w:rPr>
          <w:color w:val="0E101A"/>
        </w:rPr>
        <w:t>.</w:t>
      </w:r>
    </w:p>
    <w:p w14:paraId="03AD4B6A" w14:textId="3F756B91" w:rsidR="721B2348" w:rsidRDefault="721B2348" w:rsidP="2A5E3922">
      <w:pPr>
        <w:pStyle w:val="NormalWeb"/>
        <w:spacing w:before="0" w:beforeAutospacing="0" w:after="0" w:afterAutospacing="0" w:line="360" w:lineRule="auto"/>
        <w:rPr>
          <w:color w:val="0E101A"/>
        </w:rPr>
      </w:pPr>
    </w:p>
    <w:tbl>
      <w:tblPr>
        <w:tblStyle w:val="GridTable5Dark-Accent3"/>
        <w:tblW w:w="0" w:type="auto"/>
        <w:jc w:val="center"/>
        <w:tblLayout w:type="fixed"/>
        <w:tblLook w:val="06A0" w:firstRow="1" w:lastRow="0" w:firstColumn="1" w:lastColumn="0" w:noHBand="1" w:noVBand="1"/>
      </w:tblPr>
      <w:tblGrid>
        <w:gridCol w:w="2280"/>
        <w:gridCol w:w="1464"/>
        <w:gridCol w:w="1872"/>
        <w:gridCol w:w="1872"/>
        <w:gridCol w:w="1872"/>
      </w:tblGrid>
      <w:tr w:rsidR="2A5E3922" w14:paraId="15B4E801" w14:textId="77777777" w:rsidTr="66A22DD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280" w:type="dxa"/>
          </w:tcPr>
          <w:p w14:paraId="07C62272" w14:textId="60CFE05F" w:rsidR="74BCD677" w:rsidRDefault="74BCD677" w:rsidP="2A5E3922">
            <w:pPr>
              <w:pStyle w:val="NormalWeb"/>
              <w:rPr>
                <w:color w:val="0E101A"/>
              </w:rPr>
            </w:pPr>
            <w:r w:rsidRPr="2A5E3922">
              <w:rPr>
                <w:color w:val="0E101A"/>
              </w:rPr>
              <w:t>Model</w:t>
            </w:r>
          </w:p>
        </w:tc>
        <w:tc>
          <w:tcPr>
            <w:tcW w:w="1464" w:type="dxa"/>
          </w:tcPr>
          <w:p w14:paraId="135CC910" w14:textId="3C6BC58D"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Precision</w:t>
            </w:r>
          </w:p>
        </w:tc>
        <w:tc>
          <w:tcPr>
            <w:tcW w:w="1872" w:type="dxa"/>
          </w:tcPr>
          <w:p w14:paraId="6E2BF08D" w14:textId="069FF378"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ROC-AUC</w:t>
            </w:r>
          </w:p>
        </w:tc>
        <w:tc>
          <w:tcPr>
            <w:tcW w:w="1872" w:type="dxa"/>
          </w:tcPr>
          <w:p w14:paraId="52F06FC5" w14:textId="4F518C7D"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Accuracy</w:t>
            </w:r>
          </w:p>
        </w:tc>
        <w:tc>
          <w:tcPr>
            <w:tcW w:w="1872" w:type="dxa"/>
          </w:tcPr>
          <w:p w14:paraId="08F64769" w14:textId="242AF457" w:rsidR="74BCD677" w:rsidRDefault="74BCD677" w:rsidP="2A5E3922">
            <w:pPr>
              <w:pStyle w:val="NormalWeb"/>
              <w:jc w:val="center"/>
              <w:cnfStyle w:val="100000000000" w:firstRow="1" w:lastRow="0" w:firstColumn="0" w:lastColumn="0" w:oddVBand="0" w:evenVBand="0" w:oddHBand="0" w:evenHBand="0" w:firstRowFirstColumn="0" w:firstRowLastColumn="0" w:lastRowFirstColumn="0" w:lastRowLastColumn="0"/>
              <w:rPr>
                <w:b w:val="0"/>
                <w:bCs w:val="0"/>
                <w:color w:val="0E101A"/>
              </w:rPr>
            </w:pPr>
            <w:r w:rsidRPr="2A5E3922">
              <w:rPr>
                <w:b w:val="0"/>
                <w:bCs w:val="0"/>
                <w:color w:val="0E101A"/>
              </w:rPr>
              <w:t>F1 Score</w:t>
            </w:r>
          </w:p>
        </w:tc>
      </w:tr>
      <w:tr w:rsidR="2A5E3922" w14:paraId="62F3AC6E" w14:textId="77777777" w:rsidTr="66A22DDC">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549A761D" w14:textId="647B2ABF" w:rsidR="74BCD677" w:rsidRDefault="74BCD677" w:rsidP="2A5E3922">
            <w:pPr>
              <w:pStyle w:val="NormalWeb"/>
              <w:rPr>
                <w:color w:val="0E101A"/>
              </w:rPr>
            </w:pPr>
            <w:r w:rsidRPr="2A5E3922">
              <w:rPr>
                <w:color w:val="0E101A"/>
              </w:rPr>
              <w:t>Logistic Regression</w:t>
            </w:r>
          </w:p>
        </w:tc>
        <w:tc>
          <w:tcPr>
            <w:tcW w:w="1464" w:type="dxa"/>
          </w:tcPr>
          <w:p w14:paraId="2BEED1EF" w14:textId="6FB38281"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0.59609</w:t>
            </w:r>
          </w:p>
        </w:tc>
        <w:tc>
          <w:tcPr>
            <w:tcW w:w="1872" w:type="dxa"/>
          </w:tcPr>
          <w:p w14:paraId="159F2FD6" w14:textId="726D2BA7"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0.93548</w:t>
            </w:r>
          </w:p>
        </w:tc>
        <w:tc>
          <w:tcPr>
            <w:tcW w:w="1872" w:type="dxa"/>
          </w:tcPr>
          <w:p w14:paraId="3F303C03" w14:textId="6304CF32"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0.909134</w:t>
            </w:r>
          </w:p>
        </w:tc>
        <w:tc>
          <w:tcPr>
            <w:tcW w:w="1872" w:type="dxa"/>
          </w:tcPr>
          <w:p w14:paraId="0734885C" w14:textId="76732190" w:rsidR="74BCD677" w:rsidRDefault="20B5EE46"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0.514</w:t>
            </w:r>
          </w:p>
        </w:tc>
      </w:tr>
      <w:tr w:rsidR="2A5E3922" w14:paraId="670D9120" w14:textId="77777777" w:rsidTr="66A22DDC">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3DE15C0C" w14:textId="6455D830" w:rsidR="74BCD677" w:rsidRDefault="74BCD677" w:rsidP="2A5E3922">
            <w:pPr>
              <w:pStyle w:val="NormalWeb"/>
              <w:rPr>
                <w:color w:val="FF0000"/>
              </w:rPr>
            </w:pPr>
            <w:r w:rsidRPr="2A5E3922">
              <w:rPr>
                <w:color w:val="FF0000"/>
              </w:rPr>
              <w:t>Gradient Boosting</w:t>
            </w:r>
          </w:p>
        </w:tc>
        <w:tc>
          <w:tcPr>
            <w:tcW w:w="1464" w:type="dxa"/>
          </w:tcPr>
          <w:p w14:paraId="0E3B156A" w14:textId="50832CF0"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0.64289</w:t>
            </w:r>
          </w:p>
        </w:tc>
        <w:tc>
          <w:tcPr>
            <w:tcW w:w="1872" w:type="dxa"/>
          </w:tcPr>
          <w:p w14:paraId="33A87901" w14:textId="60455234"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0.93930</w:t>
            </w:r>
          </w:p>
        </w:tc>
        <w:tc>
          <w:tcPr>
            <w:tcW w:w="1872" w:type="dxa"/>
          </w:tcPr>
          <w:p w14:paraId="1E888346" w14:textId="1D2318BC"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FF0000"/>
              </w:rPr>
            </w:pPr>
            <w:r w:rsidRPr="2A5E3922">
              <w:rPr>
                <w:color w:val="FF0000"/>
              </w:rPr>
              <w:t>0.914388</w:t>
            </w:r>
          </w:p>
        </w:tc>
        <w:tc>
          <w:tcPr>
            <w:tcW w:w="1872" w:type="dxa"/>
          </w:tcPr>
          <w:p w14:paraId="623B909E" w14:textId="0AE65CA3" w:rsidR="74BCD677" w:rsidRDefault="1F01711B"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FF0000"/>
              </w:rPr>
              <w:t>0.573</w:t>
            </w:r>
          </w:p>
        </w:tc>
      </w:tr>
      <w:tr w:rsidR="2A5E3922" w14:paraId="6ADD79DE" w14:textId="77777777" w:rsidTr="66A22DDC">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484C946A" w14:textId="287135DF" w:rsidR="74BCD677" w:rsidRDefault="74BCD677" w:rsidP="2A5E3922">
            <w:pPr>
              <w:pStyle w:val="NormalWeb"/>
              <w:rPr>
                <w:color w:val="0E101A"/>
              </w:rPr>
            </w:pPr>
            <w:r w:rsidRPr="2A5E3922">
              <w:rPr>
                <w:color w:val="0E101A"/>
              </w:rPr>
              <w:t>Random Forest</w:t>
            </w:r>
          </w:p>
        </w:tc>
        <w:tc>
          <w:tcPr>
            <w:tcW w:w="1464" w:type="dxa"/>
          </w:tcPr>
          <w:p w14:paraId="16625178" w14:textId="37D5AECB"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0.57202</w:t>
            </w:r>
          </w:p>
        </w:tc>
        <w:tc>
          <w:tcPr>
            <w:tcW w:w="1872" w:type="dxa"/>
          </w:tcPr>
          <w:p w14:paraId="0473D9B5" w14:textId="3D8504FA"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0.91349</w:t>
            </w:r>
          </w:p>
        </w:tc>
        <w:tc>
          <w:tcPr>
            <w:tcW w:w="1872" w:type="dxa"/>
          </w:tcPr>
          <w:p w14:paraId="4A9F78B1" w14:textId="43B3DB55"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0.903284</w:t>
            </w:r>
          </w:p>
        </w:tc>
        <w:tc>
          <w:tcPr>
            <w:tcW w:w="1872" w:type="dxa"/>
          </w:tcPr>
          <w:p w14:paraId="3CDA1BE4" w14:textId="60126F67" w:rsidR="74BCD677" w:rsidRDefault="7C738A80"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0.336</w:t>
            </w:r>
          </w:p>
        </w:tc>
      </w:tr>
      <w:tr w:rsidR="2A5E3922" w14:paraId="55C38AB0" w14:textId="77777777" w:rsidTr="66A22DDC">
        <w:trPr>
          <w:trHeight w:val="300"/>
          <w:jc w:val="center"/>
        </w:trPr>
        <w:tc>
          <w:tcPr>
            <w:cnfStyle w:val="001000000000" w:firstRow="0" w:lastRow="0" w:firstColumn="1" w:lastColumn="0" w:oddVBand="0" w:evenVBand="0" w:oddHBand="0" w:evenHBand="0" w:firstRowFirstColumn="0" w:firstRowLastColumn="0" w:lastRowFirstColumn="0" w:lastRowLastColumn="0"/>
            <w:tcW w:w="2280" w:type="dxa"/>
            <w:shd w:val="clear" w:color="auto" w:fill="E7E6E6" w:themeFill="background2"/>
          </w:tcPr>
          <w:p w14:paraId="118761D0" w14:textId="5B171E36" w:rsidR="74BCD677" w:rsidRDefault="74BCD677" w:rsidP="2A5E3922">
            <w:pPr>
              <w:pStyle w:val="NormalWeb"/>
              <w:rPr>
                <w:color w:val="0E101A"/>
              </w:rPr>
            </w:pPr>
            <w:r w:rsidRPr="2A5E3922">
              <w:rPr>
                <w:color w:val="0E101A"/>
              </w:rPr>
              <w:t>Decision Tree</w:t>
            </w:r>
          </w:p>
        </w:tc>
        <w:tc>
          <w:tcPr>
            <w:tcW w:w="1464" w:type="dxa"/>
          </w:tcPr>
          <w:p w14:paraId="4FC064C5" w14:textId="6835D968"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0.49864</w:t>
            </w:r>
          </w:p>
        </w:tc>
        <w:tc>
          <w:tcPr>
            <w:tcW w:w="1872" w:type="dxa"/>
          </w:tcPr>
          <w:p w14:paraId="2DA0B9E8" w14:textId="480FA4F5"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0.79886</w:t>
            </w:r>
          </w:p>
        </w:tc>
        <w:tc>
          <w:tcPr>
            <w:tcW w:w="1872" w:type="dxa"/>
          </w:tcPr>
          <w:p w14:paraId="010366C7" w14:textId="7B6A40B6" w:rsidR="74BCD677" w:rsidRDefault="74BCD677" w:rsidP="2A5E3922">
            <w:pPr>
              <w:pStyle w:val="NormalWeb"/>
              <w:jc w:val="center"/>
              <w:cnfStyle w:val="000000000000" w:firstRow="0" w:lastRow="0" w:firstColumn="0" w:lastColumn="0" w:oddVBand="0" w:evenVBand="0" w:oddHBand="0" w:evenHBand="0" w:firstRowFirstColumn="0" w:firstRowLastColumn="0" w:lastRowFirstColumn="0" w:lastRowLastColumn="0"/>
              <w:rPr>
                <w:color w:val="0E101A"/>
              </w:rPr>
            </w:pPr>
            <w:r w:rsidRPr="2A5E3922">
              <w:rPr>
                <w:color w:val="0E101A"/>
              </w:rPr>
              <w:t>0.913552</w:t>
            </w:r>
          </w:p>
        </w:tc>
        <w:tc>
          <w:tcPr>
            <w:tcW w:w="1872" w:type="dxa"/>
          </w:tcPr>
          <w:p w14:paraId="6C0FC081" w14:textId="4FB8EDB8" w:rsidR="74BCD677" w:rsidRDefault="1001BC4C" w:rsidP="537A8EA9">
            <w:pPr>
              <w:pStyle w:val="NormalWeb"/>
              <w:spacing w:line="259" w:lineRule="auto"/>
              <w:jc w:val="center"/>
              <w:cnfStyle w:val="000000000000" w:firstRow="0" w:lastRow="0" w:firstColumn="0" w:lastColumn="0" w:oddVBand="0" w:evenVBand="0" w:oddHBand="0" w:evenHBand="0" w:firstRowFirstColumn="0" w:firstRowLastColumn="0" w:lastRowFirstColumn="0" w:lastRowLastColumn="0"/>
            </w:pPr>
            <w:r w:rsidRPr="537A8EA9">
              <w:rPr>
                <w:color w:val="0E101A"/>
              </w:rPr>
              <w:t>0.561</w:t>
            </w:r>
          </w:p>
        </w:tc>
      </w:tr>
    </w:tbl>
    <w:p w14:paraId="68CEA74F" w14:textId="3312A60D" w:rsidR="66A22DDC" w:rsidRDefault="66A22DDC" w:rsidP="66A22DDC">
      <w:pPr>
        <w:jc w:val="center"/>
      </w:pPr>
    </w:p>
    <w:p w14:paraId="176C5DBF" w14:textId="39982CE7" w:rsidR="42BE3EB0" w:rsidRDefault="42BE3EB0" w:rsidP="7F971F64">
      <w:pPr>
        <w:jc w:val="center"/>
      </w:pPr>
      <w:r>
        <w:rPr>
          <w:noProof/>
        </w:rPr>
        <w:drawing>
          <wp:inline distT="0" distB="0" distL="0" distR="0" wp14:anchorId="55BCA41D" wp14:editId="46804262">
            <wp:extent cx="3062480" cy="2686050"/>
            <wp:effectExtent l="0" t="0" r="0" b="0"/>
            <wp:docPr id="1941542930" name="Picture 1941542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1542930"/>
                    <pic:cNvPicPr/>
                  </pic:nvPicPr>
                  <pic:blipFill>
                    <a:blip r:embed="rId17">
                      <a:extLst>
                        <a:ext uri="{28A0092B-C50C-407E-A947-70E740481C1C}">
                          <a14:useLocalDpi xmlns:a14="http://schemas.microsoft.com/office/drawing/2010/main" val="0"/>
                        </a:ext>
                      </a:extLst>
                    </a:blip>
                    <a:stretch>
                      <a:fillRect/>
                    </a:stretch>
                  </pic:blipFill>
                  <pic:spPr>
                    <a:xfrm>
                      <a:off x="0" y="0"/>
                      <a:ext cx="3062480" cy="2686050"/>
                    </a:xfrm>
                    <a:prstGeom prst="rect">
                      <a:avLst/>
                    </a:prstGeom>
                  </pic:spPr>
                </pic:pic>
              </a:graphicData>
            </a:graphic>
          </wp:inline>
        </w:drawing>
      </w:r>
    </w:p>
    <w:p w14:paraId="08A067C2" w14:textId="08997302" w:rsidR="2A5E3922" w:rsidRDefault="2A5E3922" w:rsidP="2A5E3922"/>
    <w:p w14:paraId="5C8D7A8F" w14:textId="576CD85E" w:rsidR="2A1C6398" w:rsidRDefault="2A1C6398" w:rsidP="08121D5D">
      <w:pPr>
        <w:spacing w:line="360" w:lineRule="auto"/>
        <w:rPr>
          <w:rFonts w:ascii="Times New Roman" w:eastAsia="Times New Roman" w:hAnsi="Times New Roman" w:cs="Times New Roman"/>
        </w:rPr>
      </w:pPr>
      <w:r w:rsidRPr="18801AC4">
        <w:rPr>
          <w:rFonts w:ascii="Times New Roman" w:eastAsia="Times New Roman" w:hAnsi="Times New Roman" w:cs="Times New Roman"/>
        </w:rPr>
        <w:t xml:space="preserve">As one can observe from the table, Gradient Boosting performs best in every accuracy </w:t>
      </w:r>
      <w:r w:rsidR="1FBAA35C" w:rsidRPr="18801AC4">
        <w:rPr>
          <w:rFonts w:ascii="Times New Roman" w:eastAsia="Times New Roman" w:hAnsi="Times New Roman" w:cs="Times New Roman"/>
        </w:rPr>
        <w:t>metric evaluated</w:t>
      </w:r>
      <w:r w:rsidR="1A4862C6" w:rsidRPr="18801AC4">
        <w:rPr>
          <w:rFonts w:ascii="Times New Roman" w:eastAsia="Times New Roman" w:hAnsi="Times New Roman" w:cs="Times New Roman"/>
        </w:rPr>
        <w:t xml:space="preserve">. </w:t>
      </w:r>
      <w:r w:rsidR="624EF491" w:rsidRPr="18801AC4">
        <w:rPr>
          <w:rFonts w:ascii="Times New Roman" w:eastAsia="Times New Roman" w:hAnsi="Times New Roman" w:cs="Times New Roman"/>
        </w:rPr>
        <w:t>In terms of accuracy, the model performs quite well with 91.4% accuracy and an ROC score of .939; however, looking at the confusion matrix reve</w:t>
      </w:r>
      <w:r w:rsidR="1A8D435F" w:rsidRPr="18801AC4">
        <w:rPr>
          <w:rFonts w:ascii="Times New Roman" w:eastAsia="Times New Roman" w:hAnsi="Times New Roman" w:cs="Times New Roman"/>
        </w:rPr>
        <w:t xml:space="preserve">als that false negatives are </w:t>
      </w:r>
      <w:bookmarkStart w:id="10" w:name="_Int_TMWYRzIL"/>
      <w:r w:rsidR="1A8D435F" w:rsidRPr="18801AC4">
        <w:rPr>
          <w:rFonts w:ascii="Times New Roman" w:eastAsia="Times New Roman" w:hAnsi="Times New Roman" w:cs="Times New Roman"/>
        </w:rPr>
        <w:t>nearly equivalent</w:t>
      </w:r>
      <w:bookmarkEnd w:id="10"/>
      <w:r w:rsidR="1A8D435F" w:rsidRPr="18801AC4">
        <w:rPr>
          <w:rFonts w:ascii="Times New Roman" w:eastAsia="Times New Roman" w:hAnsi="Times New Roman" w:cs="Times New Roman"/>
        </w:rPr>
        <w:t xml:space="preserve"> to true positives</w:t>
      </w:r>
      <w:r w:rsidR="0BA9A70F" w:rsidRPr="18801AC4">
        <w:rPr>
          <w:rFonts w:ascii="Times New Roman" w:eastAsia="Times New Roman" w:hAnsi="Times New Roman" w:cs="Times New Roman"/>
        </w:rPr>
        <w:t xml:space="preserve">. </w:t>
      </w:r>
      <w:r w:rsidR="1A8D435F" w:rsidRPr="18801AC4">
        <w:rPr>
          <w:rFonts w:ascii="Times New Roman" w:eastAsia="Times New Roman" w:hAnsi="Times New Roman" w:cs="Times New Roman"/>
        </w:rPr>
        <w:t xml:space="preserve">Overall precision was </w:t>
      </w:r>
      <w:r w:rsidR="1FF736EF" w:rsidRPr="18801AC4">
        <w:rPr>
          <w:rFonts w:ascii="Times New Roman" w:eastAsia="Times New Roman" w:hAnsi="Times New Roman" w:cs="Times New Roman"/>
        </w:rPr>
        <w:t>64.3%</w:t>
      </w:r>
      <w:r w:rsidR="0FC3BEFC" w:rsidRPr="18801AC4">
        <w:rPr>
          <w:rFonts w:ascii="Times New Roman" w:eastAsia="Times New Roman" w:hAnsi="Times New Roman" w:cs="Times New Roman"/>
        </w:rPr>
        <w:t xml:space="preserve">. </w:t>
      </w:r>
      <w:r w:rsidR="1FF736EF" w:rsidRPr="18801AC4">
        <w:rPr>
          <w:rFonts w:ascii="Times New Roman" w:eastAsia="Times New Roman" w:hAnsi="Times New Roman" w:cs="Times New Roman"/>
        </w:rPr>
        <w:t>When attempting to manage the disparity between accuracy and precision for im</w:t>
      </w:r>
      <w:r w:rsidR="7302CDBB" w:rsidRPr="18801AC4">
        <w:rPr>
          <w:rFonts w:ascii="Times New Roman" w:eastAsia="Times New Roman" w:hAnsi="Times New Roman" w:cs="Times New Roman"/>
        </w:rPr>
        <w:t>balanced datasets, F1 Score is commonly employed</w:t>
      </w:r>
      <w:r w:rsidR="396EB386" w:rsidRPr="18801AC4">
        <w:rPr>
          <w:rFonts w:ascii="Times New Roman" w:eastAsia="Times New Roman" w:hAnsi="Times New Roman" w:cs="Times New Roman"/>
        </w:rPr>
        <w:t xml:space="preserve">. </w:t>
      </w:r>
      <w:r w:rsidR="435C7D59" w:rsidRPr="18801AC4">
        <w:rPr>
          <w:rFonts w:ascii="Times New Roman" w:eastAsia="Times New Roman" w:hAnsi="Times New Roman" w:cs="Times New Roman"/>
        </w:rPr>
        <w:t xml:space="preserve">In this case, </w:t>
      </w:r>
      <w:r w:rsidR="1CCEDBD8" w:rsidRPr="18801AC4">
        <w:rPr>
          <w:rFonts w:ascii="Times New Roman" w:eastAsia="Times New Roman" w:hAnsi="Times New Roman" w:cs="Times New Roman"/>
        </w:rPr>
        <w:t>the F1</w:t>
      </w:r>
      <w:r w:rsidR="435C7D59" w:rsidRPr="18801AC4">
        <w:rPr>
          <w:rFonts w:ascii="Times New Roman" w:eastAsia="Times New Roman" w:hAnsi="Times New Roman" w:cs="Times New Roman"/>
        </w:rPr>
        <w:t xml:space="preserve"> Score is 0.573</w:t>
      </w:r>
      <w:r w:rsidR="759B72B2" w:rsidRPr="18801AC4">
        <w:rPr>
          <w:rFonts w:ascii="Times New Roman" w:eastAsia="Times New Roman" w:hAnsi="Times New Roman" w:cs="Times New Roman"/>
        </w:rPr>
        <w:t>. Optimal F1 Score is close to 1, so this model would benefit</w:t>
      </w:r>
      <w:r w:rsidR="4BF2AC0C" w:rsidRPr="18801AC4">
        <w:rPr>
          <w:rFonts w:ascii="Times New Roman" w:eastAsia="Times New Roman" w:hAnsi="Times New Roman" w:cs="Times New Roman"/>
        </w:rPr>
        <w:t xml:space="preserve"> from </w:t>
      </w:r>
      <w:r w:rsidR="18A2D04F" w:rsidRPr="18801AC4">
        <w:rPr>
          <w:rFonts w:ascii="Times New Roman" w:eastAsia="Times New Roman" w:hAnsi="Times New Roman" w:cs="Times New Roman"/>
        </w:rPr>
        <w:t>several</w:t>
      </w:r>
      <w:r w:rsidR="4BF2AC0C" w:rsidRPr="18801AC4">
        <w:rPr>
          <w:rFonts w:ascii="Times New Roman" w:eastAsia="Times New Roman" w:hAnsi="Times New Roman" w:cs="Times New Roman"/>
        </w:rPr>
        <w:t xml:space="preserve"> </w:t>
      </w:r>
      <w:r w:rsidR="18A2D04F" w:rsidRPr="18801AC4">
        <w:rPr>
          <w:rFonts w:ascii="Times New Roman" w:eastAsia="Times New Roman" w:hAnsi="Times New Roman" w:cs="Times New Roman"/>
        </w:rPr>
        <w:t>adjustments.</w:t>
      </w:r>
    </w:p>
    <w:p w14:paraId="63F5E7E0" w14:textId="6A4DCC23" w:rsidR="42BF83A4" w:rsidRDefault="42BF83A4" w:rsidP="08121D5D">
      <w:pPr>
        <w:spacing w:line="360" w:lineRule="auto"/>
        <w:rPr>
          <w:rFonts w:ascii="Times New Roman" w:eastAsia="Times New Roman" w:hAnsi="Times New Roman" w:cs="Times New Roman"/>
        </w:rPr>
      </w:pPr>
    </w:p>
    <w:p w14:paraId="286CBDA3" w14:textId="6E5DE08F" w:rsidR="67ED4592" w:rsidRDefault="67ED4592"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Gradient Boosting is an attractive model is such a complex case, as it can better capture complex nonlinear relationships and learn from weak performing trees</w:t>
      </w:r>
      <w:r w:rsidR="740E920F" w:rsidRPr="66A22DDC">
        <w:rPr>
          <w:rFonts w:ascii="Times New Roman" w:eastAsia="Times New Roman" w:hAnsi="Times New Roman" w:cs="Times New Roman"/>
        </w:rPr>
        <w:t xml:space="preserve">. </w:t>
      </w:r>
      <w:r w:rsidR="06E5D143" w:rsidRPr="66A22DDC">
        <w:rPr>
          <w:rFonts w:ascii="Times New Roman" w:eastAsia="Times New Roman" w:hAnsi="Times New Roman" w:cs="Times New Roman"/>
        </w:rPr>
        <w:t xml:space="preserve">Additionally, though scaling was employed, it does not require scaling and is therefore robust in its ability to approach </w:t>
      </w:r>
      <w:r w:rsidR="05E49D5D" w:rsidRPr="66A22DDC">
        <w:rPr>
          <w:rFonts w:ascii="Times New Roman" w:eastAsia="Times New Roman" w:hAnsi="Times New Roman" w:cs="Times New Roman"/>
        </w:rPr>
        <w:t>datasets that might be problematic for mathematical models such as logistic regression.</w:t>
      </w:r>
    </w:p>
    <w:p w14:paraId="153D5011" w14:textId="55E3E7A3" w:rsidR="42BF83A4" w:rsidRDefault="42BF83A4" w:rsidP="08121D5D">
      <w:pPr>
        <w:spacing w:line="360" w:lineRule="auto"/>
        <w:rPr>
          <w:rFonts w:ascii="Times New Roman" w:eastAsia="Times New Roman" w:hAnsi="Times New Roman" w:cs="Times New Roman"/>
        </w:rPr>
      </w:pPr>
    </w:p>
    <w:p w14:paraId="782F62E3" w14:textId="73C815CE" w:rsidR="18A2D04F" w:rsidRDefault="18A2D04F" w:rsidP="08121D5D">
      <w:pPr>
        <w:spacing w:line="360" w:lineRule="auto"/>
        <w:rPr>
          <w:rFonts w:ascii="Times New Roman" w:eastAsia="Times New Roman" w:hAnsi="Times New Roman" w:cs="Times New Roman"/>
        </w:rPr>
      </w:pPr>
      <w:r w:rsidRPr="08121D5D">
        <w:rPr>
          <w:rFonts w:ascii="Times New Roman" w:eastAsia="Times New Roman" w:hAnsi="Times New Roman" w:cs="Times New Roman"/>
        </w:rPr>
        <w:t>Suggestions for optimizing the model are as follows:</w:t>
      </w:r>
    </w:p>
    <w:p w14:paraId="04E013A8" w14:textId="68F1435E" w:rsidR="18A2D04F" w:rsidRDefault="18A2D04F" w:rsidP="08121D5D">
      <w:pPr>
        <w:pStyle w:val="ListParagraph"/>
        <w:numPr>
          <w:ilvl w:val="0"/>
          <w:numId w:val="3"/>
        </w:numPr>
        <w:spacing w:line="360" w:lineRule="auto"/>
        <w:rPr>
          <w:rFonts w:ascii="Times New Roman" w:eastAsia="Times New Roman" w:hAnsi="Times New Roman" w:cs="Times New Roman"/>
        </w:rPr>
      </w:pPr>
      <w:r w:rsidRPr="579B3E3C">
        <w:rPr>
          <w:rFonts w:ascii="Times New Roman" w:eastAsia="Times New Roman" w:hAnsi="Times New Roman" w:cs="Times New Roman"/>
        </w:rPr>
        <w:t xml:space="preserve">Address the class imbalance with </w:t>
      </w:r>
      <w:r w:rsidR="65C52ACB" w:rsidRPr="579B3E3C">
        <w:rPr>
          <w:rFonts w:ascii="Times New Roman" w:eastAsia="Times New Roman" w:hAnsi="Times New Roman" w:cs="Times New Roman"/>
        </w:rPr>
        <w:t>r</w:t>
      </w:r>
      <w:r w:rsidR="1E1440B3" w:rsidRPr="579B3E3C">
        <w:rPr>
          <w:rFonts w:ascii="Times New Roman" w:eastAsia="Times New Roman" w:hAnsi="Times New Roman" w:cs="Times New Roman"/>
        </w:rPr>
        <w:t>es</w:t>
      </w:r>
      <w:r w:rsidRPr="579B3E3C">
        <w:rPr>
          <w:rFonts w:ascii="Times New Roman" w:eastAsia="Times New Roman" w:hAnsi="Times New Roman" w:cs="Times New Roman"/>
        </w:rPr>
        <w:t xml:space="preserve">ampling </w:t>
      </w:r>
      <w:proofErr w:type="gramStart"/>
      <w:r w:rsidRPr="579B3E3C">
        <w:rPr>
          <w:rFonts w:ascii="Times New Roman" w:eastAsia="Times New Roman" w:hAnsi="Times New Roman" w:cs="Times New Roman"/>
        </w:rPr>
        <w:t>techniques</w:t>
      </w:r>
      <w:proofErr w:type="gramEnd"/>
    </w:p>
    <w:p w14:paraId="11F9DC3C" w14:textId="5F3A6A8E"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Investigate false prediction </w:t>
      </w:r>
      <w:proofErr w:type="gramStart"/>
      <w:r w:rsidRPr="08121D5D">
        <w:rPr>
          <w:rFonts w:ascii="Times New Roman" w:eastAsia="Times New Roman" w:hAnsi="Times New Roman" w:cs="Times New Roman"/>
        </w:rPr>
        <w:t>instances</w:t>
      </w:r>
      <w:proofErr w:type="gramEnd"/>
    </w:p>
    <w:p w14:paraId="78417976" w14:textId="52DCFB10"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Further hyperparameter </w:t>
      </w:r>
      <w:proofErr w:type="gramStart"/>
      <w:r w:rsidRPr="08121D5D">
        <w:rPr>
          <w:rFonts w:ascii="Times New Roman" w:eastAsia="Times New Roman" w:hAnsi="Times New Roman" w:cs="Times New Roman"/>
        </w:rPr>
        <w:t>tuning</w:t>
      </w:r>
      <w:proofErr w:type="gramEnd"/>
    </w:p>
    <w:p w14:paraId="2B9BE1E6" w14:textId="3473FA5C" w:rsidR="18A2D04F" w:rsidRDefault="18A2D04F" w:rsidP="08121D5D">
      <w:pPr>
        <w:pStyle w:val="ListParagraph"/>
        <w:numPr>
          <w:ilvl w:val="0"/>
          <w:numId w:val="3"/>
        </w:numPr>
        <w:spacing w:line="360" w:lineRule="auto"/>
        <w:rPr>
          <w:rFonts w:ascii="Times New Roman" w:eastAsia="Times New Roman" w:hAnsi="Times New Roman" w:cs="Times New Roman"/>
        </w:rPr>
      </w:pPr>
      <w:r w:rsidRPr="08121D5D">
        <w:rPr>
          <w:rFonts w:ascii="Times New Roman" w:eastAsia="Times New Roman" w:hAnsi="Times New Roman" w:cs="Times New Roman"/>
        </w:rPr>
        <w:t xml:space="preserve">Feature engineering approaches that further refine features where distributions are problematic </w:t>
      </w:r>
      <w:r w:rsidR="68EE7978" w:rsidRPr="08121D5D">
        <w:rPr>
          <w:rFonts w:ascii="Times New Roman" w:eastAsia="Times New Roman" w:hAnsi="Times New Roman" w:cs="Times New Roman"/>
        </w:rPr>
        <w:t xml:space="preserve">through binning or power </w:t>
      </w:r>
      <w:proofErr w:type="gramStart"/>
      <w:r w:rsidR="68EE7978" w:rsidRPr="08121D5D">
        <w:rPr>
          <w:rFonts w:ascii="Times New Roman" w:eastAsia="Times New Roman" w:hAnsi="Times New Roman" w:cs="Times New Roman"/>
        </w:rPr>
        <w:t>transformations</w:t>
      </w:r>
      <w:proofErr w:type="gramEnd"/>
    </w:p>
    <w:p w14:paraId="0DFA3F92" w14:textId="7418DFC8" w:rsidR="42BF83A4" w:rsidRDefault="42BF83A4" w:rsidP="42BF83A4"/>
    <w:p w14:paraId="45F3816E" w14:textId="211F7AED" w:rsidR="0C9DBFD4" w:rsidRDefault="0C9DBFD4" w:rsidP="3EED67CD">
      <w:pPr>
        <w:pStyle w:val="Heading1"/>
        <w:spacing w:before="0" w:line="360" w:lineRule="auto"/>
        <w:jc w:val="center"/>
        <w:rPr>
          <w:rStyle w:val="Strong"/>
          <w:rFonts w:ascii="Times New Roman" w:hAnsi="Times New Roman" w:cs="Times New Roman"/>
          <w:color w:val="000000" w:themeColor="text1"/>
        </w:rPr>
      </w:pPr>
      <w:bookmarkStart w:id="11" w:name="_Toc150678983"/>
      <w:bookmarkStart w:id="12" w:name="_Toc150679061"/>
      <w:bookmarkStart w:id="13" w:name="_Toc152081870"/>
      <w:r w:rsidRPr="31E79D1B">
        <w:rPr>
          <w:rStyle w:val="Strong"/>
          <w:rFonts w:ascii="Times New Roman" w:hAnsi="Times New Roman" w:cs="Times New Roman"/>
          <w:color w:val="000000" w:themeColor="text1"/>
        </w:rPr>
        <w:t>Feature Importance</w:t>
      </w:r>
      <w:bookmarkEnd w:id="11"/>
      <w:bookmarkEnd w:id="12"/>
      <w:bookmarkEnd w:id="13"/>
    </w:p>
    <w:p w14:paraId="104FD53A" w14:textId="06FEFF8F" w:rsidR="6CA74A64" w:rsidRDefault="6CA74A64" w:rsidP="6CA74A64"/>
    <w:p w14:paraId="5C92F3EA" w14:textId="5CA3A481" w:rsidR="63035F8E" w:rsidRDefault="1B5A2A44" w:rsidP="08121D5D">
      <w:pPr>
        <w:spacing w:line="360" w:lineRule="auto"/>
        <w:rPr>
          <w:rFonts w:ascii="Times New Roman" w:eastAsia="Times New Roman" w:hAnsi="Times New Roman" w:cs="Times New Roman"/>
        </w:rPr>
      </w:pPr>
      <w:r w:rsidRPr="66A22DDC">
        <w:rPr>
          <w:rFonts w:ascii="Times New Roman" w:eastAsia="Times New Roman" w:hAnsi="Times New Roman" w:cs="Times New Roman"/>
        </w:rPr>
        <w:t xml:space="preserve">Feature importance is critical towards understanding which features </w:t>
      </w:r>
      <w:r w:rsidR="474F7E6B" w:rsidRPr="66A22DDC">
        <w:rPr>
          <w:rFonts w:ascii="Times New Roman" w:eastAsia="Times New Roman" w:hAnsi="Times New Roman" w:cs="Times New Roman"/>
        </w:rPr>
        <w:t>hav</w:t>
      </w:r>
      <w:r w:rsidRPr="66A22DDC">
        <w:rPr>
          <w:rFonts w:ascii="Times New Roman" w:eastAsia="Times New Roman" w:hAnsi="Times New Roman" w:cs="Times New Roman"/>
        </w:rPr>
        <w:t>e more significan</w:t>
      </w:r>
      <w:r w:rsidR="70FEA1CE" w:rsidRPr="66A22DDC">
        <w:rPr>
          <w:rFonts w:ascii="Times New Roman" w:eastAsia="Times New Roman" w:hAnsi="Times New Roman" w:cs="Times New Roman"/>
        </w:rPr>
        <w:t>ce</w:t>
      </w:r>
      <w:r w:rsidRPr="66A22DDC">
        <w:rPr>
          <w:rFonts w:ascii="Times New Roman" w:eastAsia="Times New Roman" w:hAnsi="Times New Roman" w:cs="Times New Roman"/>
        </w:rPr>
        <w:t xml:space="preserve"> in affecting classification outcomes</w:t>
      </w:r>
      <w:r w:rsidR="2DBBCE00" w:rsidRPr="66A22DDC">
        <w:rPr>
          <w:rFonts w:ascii="Times New Roman" w:eastAsia="Times New Roman" w:hAnsi="Times New Roman" w:cs="Times New Roman"/>
        </w:rPr>
        <w:t xml:space="preserve">. </w:t>
      </w:r>
      <w:r w:rsidR="66480A1B" w:rsidRPr="66A22DDC">
        <w:rPr>
          <w:rFonts w:ascii="Times New Roman" w:eastAsia="Times New Roman" w:hAnsi="Times New Roman" w:cs="Times New Roman"/>
        </w:rPr>
        <w:t>The feature importance graph is plotted below, and the top 10 features are as follows:</w:t>
      </w:r>
    </w:p>
    <w:p w14:paraId="00720BAB" w14:textId="483F6B90" w:rsidR="42BF83A4" w:rsidRDefault="00FD10E0" w:rsidP="08121D5D">
      <w:pPr>
        <w:spacing w:line="360" w:lineRule="auto"/>
        <w:jc w:val="right"/>
        <w:rPr>
          <w:rFonts w:ascii="Times New Roman" w:eastAsia="Times New Roman" w:hAnsi="Times New Roman" w:cs="Times New Roman"/>
        </w:rPr>
      </w:pPr>
      <w:r>
        <w:rPr>
          <w:noProof/>
        </w:rPr>
        <w:drawing>
          <wp:anchor distT="0" distB="0" distL="114300" distR="114300" simplePos="0" relativeHeight="251658240" behindDoc="0" locked="0" layoutInCell="1" allowOverlap="1" wp14:anchorId="1CBA037E" wp14:editId="78D20F81">
            <wp:simplePos x="0" y="0"/>
            <wp:positionH relativeFrom="column">
              <wp:posOffset>2123954</wp:posOffset>
            </wp:positionH>
            <wp:positionV relativeFrom="paragraph">
              <wp:posOffset>260487</wp:posOffset>
            </wp:positionV>
            <wp:extent cx="3684046" cy="2279650"/>
            <wp:effectExtent l="0" t="0" r="0" b="6350"/>
            <wp:wrapNone/>
            <wp:docPr id="268026370" name="Picture 2680263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597585158"/>
                    <pic:cNvPicPr/>
                  </pic:nvPicPr>
                  <pic:blipFill>
                    <a:blip r:embed="rId18">
                      <a:extLst>
                        <a:ext uri="{28A0092B-C50C-407E-A947-70E740481C1C}">
                          <a14:useLocalDpi xmlns:a14="http://schemas.microsoft.com/office/drawing/2010/main" val="0"/>
                        </a:ext>
                      </a:extLst>
                    </a:blip>
                    <a:stretch>
                      <a:fillRect/>
                    </a:stretch>
                  </pic:blipFill>
                  <pic:spPr>
                    <a:xfrm>
                      <a:off x="0" y="0"/>
                      <a:ext cx="3695087" cy="2286482"/>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2965" w:type="dxa"/>
        <w:tblLayout w:type="fixed"/>
        <w:tblLook w:val="06A0" w:firstRow="1" w:lastRow="0" w:firstColumn="1" w:lastColumn="0" w:noHBand="1" w:noVBand="1"/>
      </w:tblPr>
      <w:tblGrid>
        <w:gridCol w:w="2965"/>
      </w:tblGrid>
      <w:tr w:rsidR="228FD1E0" w14:paraId="0DA5EE2D" w14:textId="77777777" w:rsidTr="00FD10E0">
        <w:trPr>
          <w:trHeight w:val="300"/>
        </w:trPr>
        <w:tc>
          <w:tcPr>
            <w:tcW w:w="2965" w:type="dxa"/>
            <w:shd w:val="clear" w:color="auto" w:fill="BDD6EE" w:themeFill="accent5" w:themeFillTint="66"/>
          </w:tcPr>
          <w:p w14:paraId="61280090" w14:textId="0F778F23" w:rsidR="56D1C8B9" w:rsidRDefault="56D1C8B9" w:rsidP="228FD1E0">
            <w:pPr>
              <w:spacing w:line="360" w:lineRule="auto"/>
              <w:rPr>
                <w:rFonts w:ascii="Times New Roman" w:eastAsia="Times New Roman" w:hAnsi="Times New Roman" w:cs="Times New Roman"/>
              </w:rPr>
            </w:pPr>
            <w:r w:rsidRPr="228FD1E0">
              <w:rPr>
                <w:rFonts w:ascii="Times New Roman" w:eastAsia="Times New Roman" w:hAnsi="Times New Roman" w:cs="Times New Roman"/>
              </w:rPr>
              <w:t>Top 10 Feature Importance</w:t>
            </w:r>
            <w:r w:rsidRPr="4255A8F6">
              <w:rPr>
                <w:rFonts w:ascii="Times New Roman" w:eastAsia="Times New Roman" w:hAnsi="Times New Roman" w:cs="Times New Roman"/>
              </w:rPr>
              <w:t>:</w:t>
            </w:r>
          </w:p>
        </w:tc>
      </w:tr>
      <w:tr w:rsidR="228FD1E0" w14:paraId="4C653A66" w14:textId="77777777" w:rsidTr="00FD10E0">
        <w:trPr>
          <w:trHeight w:val="300"/>
        </w:trPr>
        <w:tc>
          <w:tcPr>
            <w:tcW w:w="2965" w:type="dxa"/>
          </w:tcPr>
          <w:p w14:paraId="2415BB34" w14:textId="0C407429"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Duration</w:t>
            </w:r>
          </w:p>
        </w:tc>
      </w:tr>
      <w:tr w:rsidR="228FD1E0" w14:paraId="701CDD63" w14:textId="77777777" w:rsidTr="00FD10E0">
        <w:trPr>
          <w:trHeight w:val="300"/>
        </w:trPr>
        <w:tc>
          <w:tcPr>
            <w:tcW w:w="2965" w:type="dxa"/>
            <w:shd w:val="clear" w:color="auto" w:fill="DEEAF6" w:themeFill="accent5" w:themeFillTint="33"/>
          </w:tcPr>
          <w:p w14:paraId="6BC72BC3" w14:textId="0617C052" w:rsidR="56D1C8B9" w:rsidRDefault="56D1C8B9"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Nr_employed</w:t>
            </w:r>
            <w:proofErr w:type="spellEnd"/>
          </w:p>
        </w:tc>
      </w:tr>
      <w:tr w:rsidR="228FD1E0" w14:paraId="6AEE77AD" w14:textId="77777777" w:rsidTr="00FD10E0">
        <w:trPr>
          <w:trHeight w:val="300"/>
        </w:trPr>
        <w:tc>
          <w:tcPr>
            <w:tcW w:w="2965" w:type="dxa"/>
          </w:tcPr>
          <w:p w14:paraId="6A2198AE" w14:textId="04FD5C97"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Euribor3m</w:t>
            </w:r>
          </w:p>
        </w:tc>
      </w:tr>
      <w:tr w:rsidR="228FD1E0" w14:paraId="30296556" w14:textId="77777777" w:rsidTr="00FD10E0">
        <w:trPr>
          <w:trHeight w:val="300"/>
        </w:trPr>
        <w:tc>
          <w:tcPr>
            <w:tcW w:w="2965" w:type="dxa"/>
            <w:shd w:val="clear" w:color="auto" w:fill="DEEAF6" w:themeFill="accent5" w:themeFillTint="33"/>
          </w:tcPr>
          <w:p w14:paraId="618115C1" w14:textId="57A673E1" w:rsidR="56D1C8B9" w:rsidRDefault="56D1C8B9"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Cons_conf_idx</w:t>
            </w:r>
            <w:proofErr w:type="spellEnd"/>
          </w:p>
        </w:tc>
      </w:tr>
      <w:tr w:rsidR="228FD1E0" w14:paraId="1C087A8E" w14:textId="77777777" w:rsidTr="00FD10E0">
        <w:trPr>
          <w:trHeight w:val="300"/>
        </w:trPr>
        <w:tc>
          <w:tcPr>
            <w:tcW w:w="2965" w:type="dxa"/>
          </w:tcPr>
          <w:p w14:paraId="267DC95C" w14:textId="43C5DDC3"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Age</w:t>
            </w:r>
          </w:p>
        </w:tc>
      </w:tr>
      <w:tr w:rsidR="228FD1E0" w14:paraId="67FC5297" w14:textId="77777777" w:rsidTr="00FD10E0">
        <w:trPr>
          <w:trHeight w:val="300"/>
        </w:trPr>
        <w:tc>
          <w:tcPr>
            <w:tcW w:w="2965" w:type="dxa"/>
            <w:shd w:val="clear" w:color="auto" w:fill="DEEAF6" w:themeFill="accent5" w:themeFillTint="33"/>
          </w:tcPr>
          <w:p w14:paraId="2A2E3ADC" w14:textId="1F8CA1A2" w:rsidR="56D1C8B9" w:rsidRDefault="56D1C8B9"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Cons_price_idx</w:t>
            </w:r>
            <w:proofErr w:type="spellEnd"/>
          </w:p>
        </w:tc>
      </w:tr>
      <w:tr w:rsidR="228FD1E0" w14:paraId="351EBF9E" w14:textId="77777777" w:rsidTr="00FD10E0">
        <w:trPr>
          <w:trHeight w:val="300"/>
        </w:trPr>
        <w:tc>
          <w:tcPr>
            <w:tcW w:w="2965" w:type="dxa"/>
          </w:tcPr>
          <w:p w14:paraId="388D9E6A" w14:textId="17F90B9E" w:rsidR="56D1C8B9" w:rsidRDefault="0E755206"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Education_OHE</w:t>
            </w:r>
            <w:proofErr w:type="spellEnd"/>
          </w:p>
        </w:tc>
      </w:tr>
      <w:tr w:rsidR="228FD1E0" w14:paraId="475C9F2B" w14:textId="77777777" w:rsidTr="00FD10E0">
        <w:trPr>
          <w:trHeight w:val="300"/>
        </w:trPr>
        <w:tc>
          <w:tcPr>
            <w:tcW w:w="2965" w:type="dxa"/>
            <w:shd w:val="clear" w:color="auto" w:fill="DEEAF6" w:themeFill="accent5" w:themeFillTint="33"/>
          </w:tcPr>
          <w:p w14:paraId="01A6AB27" w14:textId="7CA15CA5" w:rsidR="56D1C8B9" w:rsidRDefault="56D1C8B9"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Housing_OHE</w:t>
            </w:r>
            <w:proofErr w:type="spellEnd"/>
          </w:p>
        </w:tc>
      </w:tr>
      <w:tr w:rsidR="228FD1E0" w14:paraId="11153AC7" w14:textId="77777777" w:rsidTr="00FD10E0">
        <w:trPr>
          <w:trHeight w:val="300"/>
        </w:trPr>
        <w:tc>
          <w:tcPr>
            <w:tcW w:w="2965" w:type="dxa"/>
          </w:tcPr>
          <w:p w14:paraId="2F87C72D" w14:textId="33660CDB" w:rsidR="56D1C8B9" w:rsidRDefault="56D1C8B9" w:rsidP="228FD1E0">
            <w:pPr>
              <w:rPr>
                <w:rFonts w:ascii="Times New Roman" w:eastAsia="Times New Roman" w:hAnsi="Times New Roman" w:cs="Times New Roman"/>
              </w:rPr>
            </w:pPr>
            <w:proofErr w:type="spellStart"/>
            <w:r w:rsidRPr="4255A8F6">
              <w:rPr>
                <w:rFonts w:ascii="Times New Roman" w:eastAsia="Times New Roman" w:hAnsi="Times New Roman" w:cs="Times New Roman"/>
              </w:rPr>
              <w:t>Emp_var_rate</w:t>
            </w:r>
            <w:proofErr w:type="spellEnd"/>
          </w:p>
        </w:tc>
      </w:tr>
      <w:tr w:rsidR="228FD1E0" w14:paraId="386542DC" w14:textId="77777777" w:rsidTr="00FD10E0">
        <w:trPr>
          <w:trHeight w:val="300"/>
        </w:trPr>
        <w:tc>
          <w:tcPr>
            <w:tcW w:w="2965" w:type="dxa"/>
            <w:shd w:val="clear" w:color="auto" w:fill="DEEAF6" w:themeFill="accent5" w:themeFillTint="33"/>
          </w:tcPr>
          <w:p w14:paraId="4B7C4FCB" w14:textId="032B9D65" w:rsidR="56D1C8B9" w:rsidRDefault="56D1C8B9" w:rsidP="228FD1E0">
            <w:pPr>
              <w:rPr>
                <w:rFonts w:ascii="Times New Roman" w:eastAsia="Times New Roman" w:hAnsi="Times New Roman" w:cs="Times New Roman"/>
              </w:rPr>
            </w:pPr>
            <w:r w:rsidRPr="4255A8F6">
              <w:rPr>
                <w:rFonts w:ascii="Times New Roman" w:eastAsia="Times New Roman" w:hAnsi="Times New Roman" w:cs="Times New Roman"/>
              </w:rPr>
              <w:t>Campaign</w:t>
            </w:r>
          </w:p>
        </w:tc>
      </w:tr>
    </w:tbl>
    <w:p w14:paraId="2411443C" w14:textId="0416AB1D" w:rsidR="721B2348" w:rsidRDefault="721B2348" w:rsidP="78DCFE37">
      <w:pPr>
        <w:spacing w:line="360" w:lineRule="auto"/>
        <w:rPr>
          <w:rFonts w:ascii="Times New Roman" w:eastAsia="Times New Roman" w:hAnsi="Times New Roman" w:cs="Times New Roman"/>
        </w:rPr>
      </w:pPr>
    </w:p>
    <w:p w14:paraId="7FCBD8DD" w14:textId="368DF231" w:rsidR="5689978C" w:rsidRDefault="5689978C" w:rsidP="31E79D1B">
      <w:pPr>
        <w:spacing w:line="360" w:lineRule="auto"/>
        <w:rPr>
          <w:rFonts w:ascii="Times New Roman" w:eastAsia="Times New Roman" w:hAnsi="Times New Roman" w:cs="Times New Roman"/>
        </w:rPr>
      </w:pPr>
      <w:r w:rsidRPr="18801AC4">
        <w:rPr>
          <w:rFonts w:ascii="Times New Roman" w:eastAsia="Times New Roman" w:hAnsi="Times New Roman" w:cs="Times New Roman"/>
        </w:rPr>
        <w:t xml:space="preserve">It is seen from the plot above that duration is of vital importance, suggesting that customers either </w:t>
      </w:r>
      <w:r w:rsidR="1AAFD93B" w:rsidRPr="18801AC4">
        <w:rPr>
          <w:rFonts w:ascii="Times New Roman" w:eastAsia="Times New Roman" w:hAnsi="Times New Roman" w:cs="Times New Roman"/>
        </w:rPr>
        <w:t xml:space="preserve">need a </w:t>
      </w:r>
      <w:r w:rsidRPr="18801AC4">
        <w:rPr>
          <w:rFonts w:ascii="Times New Roman" w:eastAsia="Times New Roman" w:hAnsi="Times New Roman" w:cs="Times New Roman"/>
        </w:rPr>
        <w:t>relational connection with the product</w:t>
      </w:r>
      <w:r w:rsidR="12F548E5" w:rsidRPr="18801AC4">
        <w:rPr>
          <w:rFonts w:ascii="Times New Roman" w:eastAsia="Times New Roman" w:hAnsi="Times New Roman" w:cs="Times New Roman"/>
        </w:rPr>
        <w:t xml:space="preserve"> or company or they require education about the product</w:t>
      </w:r>
      <w:r w:rsidR="2623DE8C" w:rsidRPr="18801AC4">
        <w:rPr>
          <w:rFonts w:ascii="Times New Roman" w:eastAsia="Times New Roman" w:hAnsi="Times New Roman" w:cs="Times New Roman"/>
        </w:rPr>
        <w:t xml:space="preserve"> and how it benefits them, especially </w:t>
      </w:r>
      <w:r w:rsidR="0937C51A" w:rsidRPr="18801AC4">
        <w:rPr>
          <w:rFonts w:ascii="Times New Roman" w:eastAsia="Times New Roman" w:hAnsi="Times New Roman" w:cs="Times New Roman"/>
        </w:rPr>
        <w:t>amid</w:t>
      </w:r>
      <w:r w:rsidR="2623DE8C" w:rsidRPr="18801AC4">
        <w:rPr>
          <w:rFonts w:ascii="Times New Roman" w:eastAsia="Times New Roman" w:hAnsi="Times New Roman" w:cs="Times New Roman"/>
        </w:rPr>
        <w:t xml:space="preserve"> varying economic contexts</w:t>
      </w:r>
      <w:r w:rsidR="3CFBFC9C" w:rsidRPr="18801AC4">
        <w:rPr>
          <w:rFonts w:ascii="Times New Roman" w:eastAsia="Times New Roman" w:hAnsi="Times New Roman" w:cs="Times New Roman"/>
        </w:rPr>
        <w:t xml:space="preserve">. </w:t>
      </w:r>
      <w:r w:rsidR="7CC226BF" w:rsidRPr="18801AC4">
        <w:rPr>
          <w:rFonts w:ascii="Times New Roman" w:eastAsia="Times New Roman" w:hAnsi="Times New Roman" w:cs="Times New Roman"/>
          <w:color w:val="0E101A"/>
        </w:rPr>
        <w:t xml:space="preserve">It is not yet understood which comes first: the customer is on the phone longer, because they are interested in the product, or the longer they are on the phone speaking with a representative, the more interested they become in the product. Conversely, those who are not interested in a term deposit would hang up quickly, or it may be that due to lack of meaningful exchange with the customer, they were not interested. </w:t>
      </w:r>
    </w:p>
    <w:p w14:paraId="267F0130" w14:textId="3821573B" w:rsidR="31E79D1B" w:rsidRDefault="31E79D1B" w:rsidP="31E79D1B">
      <w:pPr>
        <w:pStyle w:val="NormalWeb"/>
        <w:spacing w:before="0" w:beforeAutospacing="0" w:after="0" w:afterAutospacing="0" w:line="360" w:lineRule="auto"/>
        <w:rPr>
          <w:color w:val="0E101A"/>
        </w:rPr>
      </w:pPr>
    </w:p>
    <w:p w14:paraId="544BCE05" w14:textId="289EECA6" w:rsidR="7CC226BF" w:rsidRDefault="7CC226BF" w:rsidP="31E79D1B">
      <w:pPr>
        <w:pStyle w:val="NormalWeb"/>
        <w:spacing w:before="0" w:beforeAutospacing="0" w:after="0" w:afterAutospacing="0" w:line="360" w:lineRule="auto"/>
        <w:rPr>
          <w:color w:val="021A25"/>
        </w:rPr>
      </w:pPr>
      <w:r w:rsidRPr="31E79D1B">
        <w:rPr>
          <w:color w:val="0E101A"/>
        </w:rPr>
        <w:t xml:space="preserve">The next most </w:t>
      </w:r>
      <w:r w:rsidR="0AB24D42" w:rsidRPr="31E79D1B">
        <w:rPr>
          <w:color w:val="0E101A"/>
        </w:rPr>
        <w:t>prominent features</w:t>
      </w:r>
      <w:r w:rsidRPr="31E79D1B">
        <w:rPr>
          <w:color w:val="0E101A"/>
        </w:rPr>
        <w:t xml:space="preserve"> were “</w:t>
      </w:r>
      <w:proofErr w:type="spellStart"/>
      <w:r w:rsidRPr="31E79D1B">
        <w:rPr>
          <w:color w:val="0E101A"/>
        </w:rPr>
        <w:t>nr_employed</w:t>
      </w:r>
      <w:proofErr w:type="spellEnd"/>
      <w:r w:rsidRPr="31E79D1B">
        <w:rPr>
          <w:color w:val="0E101A"/>
        </w:rPr>
        <w:t>,” “euribor3m,” and “</w:t>
      </w:r>
      <w:proofErr w:type="spellStart"/>
      <w:proofErr w:type="gramStart"/>
      <w:r w:rsidRPr="31E79D1B">
        <w:rPr>
          <w:color w:val="0E101A"/>
        </w:rPr>
        <w:t>emp.var.rate</w:t>
      </w:r>
      <w:proofErr w:type="spellEnd"/>
      <w:proofErr w:type="gramEnd"/>
      <w:r w:rsidRPr="31E79D1B">
        <w:rPr>
          <w:color w:val="0E101A"/>
        </w:rPr>
        <w:t>.” These are economic indicators that provide context during the campaign. The number of employed variable is a quarterly job growth indicator that provides another index for economic context.</w:t>
      </w:r>
      <w:r w:rsidR="382EC30C" w:rsidRPr="31E79D1B">
        <w:rPr>
          <w:color w:val="0E101A"/>
        </w:rPr>
        <w:t xml:space="preserve"> The has </w:t>
      </w:r>
      <w:r w:rsidR="6607EDF1" w:rsidRPr="31E79D1B">
        <w:rPr>
          <w:color w:val="0E101A"/>
        </w:rPr>
        <w:t>an</w:t>
      </w:r>
      <w:r w:rsidR="382EC30C" w:rsidRPr="31E79D1B">
        <w:rPr>
          <w:color w:val="0E101A"/>
        </w:rPr>
        <w:t xml:space="preserve"> importance in affecting the clas</w:t>
      </w:r>
      <w:r w:rsidR="09631B14" w:rsidRPr="31E79D1B">
        <w:rPr>
          <w:color w:val="0E101A"/>
        </w:rPr>
        <w:t>sification outcome, which makes sense, as one desires job s</w:t>
      </w:r>
      <w:r w:rsidR="608F40D5" w:rsidRPr="31E79D1B">
        <w:rPr>
          <w:color w:val="0E101A"/>
        </w:rPr>
        <w:t>ecurity before setting aside money for investments.</w:t>
      </w:r>
      <w:r w:rsidRPr="31E79D1B">
        <w:rPr>
          <w:color w:val="0E101A"/>
        </w:rPr>
        <w:t xml:space="preserve"> Euribor3m has to do with </w:t>
      </w:r>
      <w:r w:rsidR="0C1E0C1E" w:rsidRPr="31E79D1B">
        <w:rPr>
          <w:color w:val="0E101A"/>
        </w:rPr>
        <w:t>the “</w:t>
      </w:r>
      <w:r w:rsidRPr="31E79D1B">
        <w:rPr>
          <w:color w:val="0F0F0F"/>
        </w:rPr>
        <w:t>Euro Interbank Offered Rate which is a benchmark in financial markets and affects rates on financial products; h</w:t>
      </w:r>
      <w:r w:rsidRPr="31E79D1B">
        <w:rPr>
          <w:color w:val="021A25"/>
        </w:rPr>
        <w:t>igher interest rates are indicative of a worse economy (CITE).</w:t>
      </w:r>
      <w:r w:rsidR="30F4BE5C" w:rsidRPr="31E79D1B">
        <w:rPr>
          <w:color w:val="021A25"/>
        </w:rPr>
        <w:t>”</w:t>
      </w:r>
      <w:r w:rsidRPr="31E79D1B">
        <w:rPr>
          <w:color w:val="021A25"/>
        </w:rPr>
        <w:t xml:space="preserve">  Employee Variation Rate is a quarterly indicator that shows how much employment has changed. The Employee Variation Rate for the contacted consumers ranges from –3.4 to 1.4.</w:t>
      </w:r>
    </w:p>
    <w:p w14:paraId="01941F74" w14:textId="37D28A37" w:rsidR="31E79D1B" w:rsidRDefault="31E79D1B" w:rsidP="31E79D1B">
      <w:pPr>
        <w:pStyle w:val="NormalWeb"/>
        <w:spacing w:before="0" w:beforeAutospacing="0" w:after="0" w:afterAutospacing="0" w:line="360" w:lineRule="auto"/>
        <w:rPr>
          <w:color w:val="021A25"/>
        </w:rPr>
      </w:pPr>
    </w:p>
    <w:p w14:paraId="0AC61A8A" w14:textId="4B87574B" w:rsidR="5699F504" w:rsidRDefault="5699F504" w:rsidP="31E79D1B">
      <w:pPr>
        <w:pStyle w:val="NormalWeb"/>
        <w:spacing w:before="0" w:beforeAutospacing="0" w:after="0" w:afterAutospacing="0" w:line="360" w:lineRule="auto"/>
        <w:rPr>
          <w:color w:val="021A25"/>
        </w:rPr>
      </w:pPr>
      <w:r w:rsidRPr="31E79D1B">
        <w:rPr>
          <w:color w:val="021A25"/>
        </w:rPr>
        <w:t>Like</w:t>
      </w:r>
      <w:r w:rsidR="7CC226BF" w:rsidRPr="31E79D1B">
        <w:rPr>
          <w:color w:val="021A25"/>
        </w:rPr>
        <w:t xml:space="preserve"> the previous, Consumer Confidence Index and Consumer Price Index also provide economic context. The Consumer Confidence Index deals with consumers’ outlook on the economy, optimism, or pessimism</w:t>
      </w:r>
      <w:r w:rsidR="6A04BFDA" w:rsidRPr="31E79D1B">
        <w:rPr>
          <w:color w:val="021A25"/>
        </w:rPr>
        <w:t xml:space="preserve">. </w:t>
      </w:r>
      <w:r w:rsidR="7CC226BF" w:rsidRPr="31E79D1B">
        <w:rPr>
          <w:color w:val="021A25"/>
        </w:rPr>
        <w:t>All negative values in the data tell us that consumers have a negative outlook on the economy and are saving money more than spending. The Consumer Price Index (CPI) is a monthly indicator that measures the average change over time in the prices paid by consumers for goods and services</w:t>
      </w:r>
      <w:r w:rsidR="5593A8CC" w:rsidRPr="31E79D1B">
        <w:rPr>
          <w:color w:val="021A25"/>
        </w:rPr>
        <w:t xml:space="preserve">. </w:t>
      </w:r>
      <w:r w:rsidR="7CC226BF" w:rsidRPr="31E79D1B">
        <w:rPr>
          <w:color w:val="021A25"/>
        </w:rPr>
        <w:t>The CPI was plotted with the response over time, shown in Appendix A. This metric indicates inflation if it is increasing. The graph shows that as interest rates go down during the crisis, CPI stabilizes for a time and then inflation picks up. As interest rates (i.e., euribor3m) decrease, often term deposit rates decrease, and vice versa. This may help explain why after the crisis responses to term loans reduce—inflation increases, and the lower interest rates also result in low term deposit rates.</w:t>
      </w:r>
    </w:p>
    <w:p w14:paraId="5A1454F0" w14:textId="02E50BD9" w:rsidR="31E79D1B" w:rsidRDefault="31E79D1B" w:rsidP="31E79D1B">
      <w:pPr>
        <w:pStyle w:val="NormalWeb"/>
        <w:spacing w:before="0" w:beforeAutospacing="0" w:after="0" w:afterAutospacing="0" w:line="360" w:lineRule="auto"/>
        <w:rPr>
          <w:color w:val="021A25"/>
        </w:rPr>
      </w:pPr>
    </w:p>
    <w:p w14:paraId="0CD34D30" w14:textId="34134BF5" w:rsidR="7CC226BF" w:rsidRDefault="7CC226BF" w:rsidP="31E79D1B">
      <w:pPr>
        <w:pStyle w:val="NormalWeb"/>
        <w:spacing w:before="0" w:beforeAutospacing="0" w:after="0" w:afterAutospacing="0" w:line="360" w:lineRule="auto"/>
        <w:rPr>
          <w:color w:val="021A25"/>
        </w:rPr>
      </w:pPr>
      <w:r w:rsidRPr="31E79D1B">
        <w:rPr>
          <w:color w:val="021A25"/>
        </w:rPr>
        <w:t>Several notable features included demographic information about clients, like age, marital status, education, and housing that played minor roles in affecting the predicted outcome.</w:t>
      </w:r>
    </w:p>
    <w:p w14:paraId="70E49512" w14:textId="65433FDB" w:rsidR="31E79D1B" w:rsidRDefault="31E79D1B" w:rsidP="31E79D1B">
      <w:pPr>
        <w:pStyle w:val="NormalWeb"/>
        <w:spacing w:before="0" w:beforeAutospacing="0" w:after="0" w:afterAutospacing="0" w:line="360" w:lineRule="auto"/>
        <w:rPr>
          <w:color w:val="021A25"/>
        </w:rPr>
      </w:pPr>
    </w:p>
    <w:p w14:paraId="31BEE3FA" w14:textId="28964143" w:rsidR="31E79D1B" w:rsidRDefault="7CC226BF" w:rsidP="63B5D4C0">
      <w:pPr>
        <w:pStyle w:val="NormalWeb"/>
        <w:spacing w:before="0" w:beforeAutospacing="0" w:after="0" w:afterAutospacing="0" w:line="360" w:lineRule="auto"/>
        <w:rPr>
          <w:color w:val="021A25"/>
        </w:rPr>
      </w:pPr>
      <w:r w:rsidRPr="63B5D4C0">
        <w:rPr>
          <w:color w:val="021A25"/>
        </w:rPr>
        <w:t>Remaining features include marketing campaign metrics, “campaign</w:t>
      </w:r>
      <w:r w:rsidR="088716E6" w:rsidRPr="63B5D4C0">
        <w:rPr>
          <w:color w:val="021A25"/>
        </w:rPr>
        <w:t>,</w:t>
      </w:r>
      <w:r w:rsidRPr="63B5D4C0">
        <w:rPr>
          <w:color w:val="021A25"/>
        </w:rPr>
        <w:t>” “previous</w:t>
      </w:r>
      <w:r w:rsidR="64D3F015" w:rsidRPr="63B5D4C0">
        <w:rPr>
          <w:color w:val="021A25"/>
        </w:rPr>
        <w:t>,</w:t>
      </w:r>
      <w:r w:rsidRPr="63B5D4C0">
        <w:rPr>
          <w:color w:val="021A25"/>
        </w:rPr>
        <w:t>” and “</w:t>
      </w:r>
      <w:proofErr w:type="spellStart"/>
      <w:r w:rsidRPr="63B5D4C0">
        <w:rPr>
          <w:color w:val="021A25"/>
        </w:rPr>
        <w:t>Pdays</w:t>
      </w:r>
      <w:proofErr w:type="spellEnd"/>
      <w:r w:rsidRPr="63B5D4C0">
        <w:rPr>
          <w:color w:val="021A25"/>
        </w:rPr>
        <w:t xml:space="preserve">.”  “Campaign” and “previous” are how many contacts were made with the customer during and before the campaign, respectively. </w:t>
      </w:r>
      <w:proofErr w:type="spellStart"/>
      <w:r w:rsidRPr="63B5D4C0">
        <w:rPr>
          <w:color w:val="021A25"/>
        </w:rPr>
        <w:t>Pdays</w:t>
      </w:r>
      <w:proofErr w:type="spellEnd"/>
      <w:r w:rsidRPr="63B5D4C0">
        <w:rPr>
          <w:color w:val="021A25"/>
        </w:rPr>
        <w:t xml:space="preserve"> is how many days have elapsed since last contact. These also have a small magnitude in affecting the </w:t>
      </w:r>
      <w:r w:rsidR="3A24D4FB" w:rsidRPr="63B5D4C0">
        <w:rPr>
          <w:color w:val="021A25"/>
        </w:rPr>
        <w:t>outcome but</w:t>
      </w:r>
      <w:r w:rsidRPr="63B5D4C0">
        <w:rPr>
          <w:color w:val="021A25"/>
        </w:rPr>
        <w:t xml:space="preserve"> are in the top 10 features.</w:t>
      </w:r>
    </w:p>
    <w:p w14:paraId="148EBED7" w14:textId="0567FFC4" w:rsidR="08121D5D" w:rsidRDefault="08121D5D" w:rsidP="08121D5D">
      <w:pPr>
        <w:pStyle w:val="Heading1"/>
        <w:spacing w:before="0" w:line="360" w:lineRule="auto"/>
        <w:jc w:val="center"/>
        <w:rPr>
          <w:rStyle w:val="Strong"/>
          <w:rFonts w:ascii="Times New Roman" w:hAnsi="Times New Roman" w:cs="Times New Roman"/>
          <w:color w:val="000000" w:themeColor="text1"/>
          <w:sz w:val="24"/>
          <w:szCs w:val="24"/>
        </w:rPr>
      </w:pPr>
    </w:p>
    <w:p w14:paraId="1210EB9B" w14:textId="2ADC3D26" w:rsidR="32B8E4B0" w:rsidRDefault="32B8E4B0" w:rsidP="31E79D1B">
      <w:pPr>
        <w:pStyle w:val="Heading1"/>
        <w:spacing w:before="0" w:line="360" w:lineRule="auto"/>
        <w:jc w:val="center"/>
        <w:rPr>
          <w:rStyle w:val="Strong"/>
          <w:rFonts w:ascii="Times New Roman" w:hAnsi="Times New Roman" w:cs="Times New Roman"/>
          <w:color w:val="000000" w:themeColor="text1"/>
        </w:rPr>
      </w:pPr>
      <w:bookmarkStart w:id="14" w:name="_Toc152081871"/>
      <w:r w:rsidRPr="31E79D1B">
        <w:rPr>
          <w:rStyle w:val="Strong"/>
          <w:rFonts w:ascii="Times New Roman" w:hAnsi="Times New Roman" w:cs="Times New Roman"/>
          <w:color w:val="000000" w:themeColor="text1"/>
        </w:rPr>
        <w:t>Clustering and Segmentation</w:t>
      </w:r>
      <w:bookmarkEnd w:id="14"/>
    </w:p>
    <w:p w14:paraId="4C528314" w14:textId="602FC833" w:rsidR="537A8EA9" w:rsidRDefault="537A8EA9" w:rsidP="537A8EA9"/>
    <w:p w14:paraId="3B088BC1" w14:textId="235ECE20" w:rsidR="2A5E3922" w:rsidRDefault="32B8E4B0" w:rsidP="66A22DDC">
      <w:pPr>
        <w:pStyle w:val="NormalWeb"/>
        <w:spacing w:before="0" w:beforeAutospacing="0" w:after="0" w:afterAutospacing="0" w:line="360" w:lineRule="auto"/>
        <w:rPr>
          <w:rStyle w:val="Strong"/>
          <w:b w:val="0"/>
          <w:bCs w:val="0"/>
        </w:rPr>
      </w:pPr>
      <w:r w:rsidRPr="66A22DDC">
        <w:rPr>
          <w:rStyle w:val="Strong"/>
          <w:b w:val="0"/>
          <w:bCs w:val="0"/>
        </w:rPr>
        <w:t>Post model analysis was conducted using K-means clustering for the top 10 features</w:t>
      </w:r>
      <w:r w:rsidR="0C40CB9C" w:rsidRPr="66A22DDC">
        <w:rPr>
          <w:rStyle w:val="Strong"/>
          <w:b w:val="0"/>
          <w:bCs w:val="0"/>
        </w:rPr>
        <w:t xml:space="preserve">. </w:t>
      </w:r>
      <w:r w:rsidR="73F635CD" w:rsidRPr="66A22DDC">
        <w:rPr>
          <w:rStyle w:val="Strong"/>
          <w:b w:val="0"/>
          <w:bCs w:val="0"/>
        </w:rPr>
        <w:t>To</w:t>
      </w:r>
      <w:r w:rsidR="6BE3B741" w:rsidRPr="66A22DDC">
        <w:rPr>
          <w:rStyle w:val="Strong"/>
          <w:b w:val="0"/>
          <w:bCs w:val="0"/>
        </w:rPr>
        <w:t xml:space="preserve"> determine k, an elbow plot was plotted, shown </w:t>
      </w:r>
      <w:r w:rsidR="0EC6FE25" w:rsidRPr="66A22DDC">
        <w:rPr>
          <w:rStyle w:val="Strong"/>
          <w:b w:val="0"/>
          <w:bCs w:val="0"/>
        </w:rPr>
        <w:t>in Appendix C</w:t>
      </w:r>
      <w:r w:rsidR="6BE3B741" w:rsidRPr="66A22DDC">
        <w:rPr>
          <w:rStyle w:val="Strong"/>
          <w:b w:val="0"/>
          <w:bCs w:val="0"/>
        </w:rPr>
        <w:t>.</w:t>
      </w:r>
    </w:p>
    <w:p w14:paraId="0222E874" w14:textId="500E0897" w:rsidR="6BE3B741" w:rsidRDefault="6BE3B741" w:rsidP="2A5E3922">
      <w:pPr>
        <w:pStyle w:val="NormalWeb"/>
        <w:spacing w:before="0" w:beforeAutospacing="0" w:after="0" w:afterAutospacing="0" w:line="360" w:lineRule="auto"/>
      </w:pPr>
    </w:p>
    <w:p w14:paraId="22CE29F4" w14:textId="6167F6F9" w:rsidR="15EDD5D8" w:rsidRDefault="6E10D0DA" w:rsidP="31E79D1B">
      <w:pPr>
        <w:pStyle w:val="NormalWeb"/>
        <w:spacing w:before="0" w:beforeAutospacing="0" w:after="0" w:afterAutospacing="0" w:line="360" w:lineRule="auto"/>
      </w:pPr>
      <w:r>
        <w:t>The elbow appears at k=6, with a silhouette score = 0.615</w:t>
      </w:r>
      <w:r w:rsidR="1EA25037">
        <w:t>. A k=5 value was selected with silhouette score = 0.6080, as this is regionally close and simpler to analyze</w:t>
      </w:r>
      <w:r w:rsidR="7C4912EF">
        <w:t xml:space="preserve">. </w:t>
      </w:r>
      <w:r w:rsidR="45504B3B">
        <w:t>Cluster profile metrics are displayed in the table in Appendix C</w:t>
      </w:r>
      <w:r w:rsidR="4682C2FD">
        <w:t>. Cluster</w:t>
      </w:r>
      <w:r w:rsidR="24A2BDD4">
        <w:t xml:space="preserve"> profiles are summarized in the table below.</w:t>
      </w:r>
    </w:p>
    <w:p w14:paraId="4AF85726" w14:textId="4DA3ED22" w:rsidR="78DCFE37" w:rsidRDefault="78DCFE37" w:rsidP="78DCFE37">
      <w:pPr>
        <w:pStyle w:val="NormalWeb"/>
        <w:spacing w:before="0" w:beforeAutospacing="0" w:after="0" w:afterAutospacing="0" w:line="360" w:lineRule="auto"/>
      </w:pPr>
    </w:p>
    <w:tbl>
      <w:tblPr>
        <w:tblStyle w:val="TableGrid"/>
        <w:tblW w:w="0" w:type="auto"/>
        <w:tblLayout w:type="fixed"/>
        <w:tblLook w:val="06A0" w:firstRow="1" w:lastRow="0" w:firstColumn="1" w:lastColumn="0" w:noHBand="1" w:noVBand="1"/>
      </w:tblPr>
      <w:tblGrid>
        <w:gridCol w:w="1395"/>
        <w:gridCol w:w="7965"/>
      </w:tblGrid>
      <w:tr w:rsidR="08121D5D" w14:paraId="16D27E1F" w14:textId="77777777" w:rsidTr="08121D5D">
        <w:trPr>
          <w:trHeight w:val="300"/>
        </w:trPr>
        <w:tc>
          <w:tcPr>
            <w:tcW w:w="1395" w:type="dxa"/>
          </w:tcPr>
          <w:p w14:paraId="60CAE49D" w14:textId="7997BAD2" w:rsidR="24A2BDD4" w:rsidRDefault="24A2BDD4" w:rsidP="08121D5D">
            <w:pPr>
              <w:pStyle w:val="NormalWeb"/>
            </w:pPr>
            <w:r>
              <w:t>Cluster 1</w:t>
            </w:r>
          </w:p>
        </w:tc>
        <w:tc>
          <w:tcPr>
            <w:tcW w:w="7965" w:type="dxa"/>
          </w:tcPr>
          <w:p w14:paraId="5CB141F1" w14:textId="52B61748" w:rsidR="24A2BDD4" w:rsidRDefault="24A2BDD4" w:rsidP="08121D5D">
            <w:pPr>
              <w:rPr>
                <w:rStyle w:val="Strong"/>
                <w:rFonts w:ascii="Times New Roman" w:eastAsia="Times New Roman" w:hAnsi="Times New Roman" w:cs="Times New Roman"/>
                <w:b w:val="0"/>
                <w:color w:val="000000" w:themeColor="text1"/>
                <w:sz w:val="22"/>
                <w:szCs w:val="22"/>
              </w:rPr>
            </w:pPr>
            <w:r w:rsidRPr="771AB086">
              <w:rPr>
                <w:rFonts w:ascii="Times New Roman" w:eastAsia="Times New Roman" w:hAnsi="Times New Roman" w:cs="Times New Roman"/>
              </w:rPr>
              <w:t xml:space="preserve">Young, optimistic spenders with brief </w:t>
            </w:r>
            <w:r w:rsidR="252105D9" w:rsidRPr="771AB086">
              <w:rPr>
                <w:rFonts w:ascii="Times New Roman" w:eastAsia="Times New Roman" w:hAnsi="Times New Roman" w:cs="Times New Roman"/>
              </w:rPr>
              <w:t>calls</w:t>
            </w:r>
            <w:r w:rsidR="5F547BE5" w:rsidRPr="771AB086">
              <w:rPr>
                <w:rFonts w:ascii="Times New Roman" w:eastAsia="Times New Roman" w:hAnsi="Times New Roman" w:cs="Times New Roman"/>
              </w:rPr>
              <w:t xml:space="preserve"> exhibit</w:t>
            </w:r>
            <w:r w:rsidRPr="771AB086">
              <w:rPr>
                <w:rFonts w:ascii="Times New Roman" w:eastAsia="Times New Roman" w:hAnsi="Times New Roman" w:cs="Times New Roman"/>
              </w:rPr>
              <w:t xml:space="preserve"> surprisingly low campaign response during a positive economic period with high Euribor3m and strong job market growth.</w:t>
            </w:r>
          </w:p>
        </w:tc>
      </w:tr>
      <w:tr w:rsidR="08121D5D" w14:paraId="1CB419CC" w14:textId="77777777" w:rsidTr="08121D5D">
        <w:trPr>
          <w:trHeight w:val="300"/>
        </w:trPr>
        <w:tc>
          <w:tcPr>
            <w:tcW w:w="1395" w:type="dxa"/>
          </w:tcPr>
          <w:p w14:paraId="5BF9B665" w14:textId="68FB20DD" w:rsidR="24A2BDD4" w:rsidRDefault="24A2BDD4" w:rsidP="08121D5D">
            <w:pPr>
              <w:pStyle w:val="NormalWeb"/>
            </w:pPr>
            <w:r>
              <w:t>Cluster 2</w:t>
            </w:r>
          </w:p>
        </w:tc>
        <w:tc>
          <w:tcPr>
            <w:tcW w:w="7965" w:type="dxa"/>
          </w:tcPr>
          <w:p w14:paraId="51110000" w14:textId="66755C9D"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 xml:space="preserve">With the second-longest call duration and job growth, </w:t>
            </w:r>
            <w:r w:rsidR="761C5931" w:rsidRPr="771AB086">
              <w:rPr>
                <w:rFonts w:ascii="Times New Roman" w:eastAsia="Times New Roman" w:hAnsi="Times New Roman" w:cs="Times New Roman"/>
              </w:rPr>
              <w:t>Cluster 0 contrasts</w:t>
            </w:r>
            <w:r w:rsidRPr="771AB086">
              <w:rPr>
                <w:rFonts w:ascii="Times New Roman" w:eastAsia="Times New Roman" w:hAnsi="Times New Roman" w:cs="Times New Roman"/>
              </w:rPr>
              <w:t xml:space="preserve"> by having the lowest confidence index and age. Despite similarities, the longer calls and lower confidence lead to a notably better response rate in a good economy, indicating potential pessimistic investment opportunities.</w:t>
            </w:r>
          </w:p>
        </w:tc>
      </w:tr>
      <w:tr w:rsidR="08121D5D" w14:paraId="3E1D2E69" w14:textId="77777777" w:rsidTr="08121D5D">
        <w:trPr>
          <w:trHeight w:val="300"/>
        </w:trPr>
        <w:tc>
          <w:tcPr>
            <w:tcW w:w="1395" w:type="dxa"/>
          </w:tcPr>
          <w:p w14:paraId="6114C2D8" w14:textId="64DDD19A" w:rsidR="24A2BDD4" w:rsidRDefault="24A2BDD4" w:rsidP="08121D5D">
            <w:pPr>
              <w:pStyle w:val="NormalWeb"/>
            </w:pPr>
            <w:r>
              <w:t>Cluster 3</w:t>
            </w:r>
          </w:p>
        </w:tc>
        <w:tc>
          <w:tcPr>
            <w:tcW w:w="7965" w:type="dxa"/>
          </w:tcPr>
          <w:p w14:paraId="70A4EB81" w14:textId="063EDA52"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 xml:space="preserve">With medium call duration and the second-lowest job growth, </w:t>
            </w:r>
            <w:r w:rsidR="6E810175" w:rsidRPr="771AB086">
              <w:rPr>
                <w:rFonts w:ascii="Times New Roman" w:eastAsia="Times New Roman" w:hAnsi="Times New Roman" w:cs="Times New Roman"/>
              </w:rPr>
              <w:t>it shows</w:t>
            </w:r>
            <w:r w:rsidRPr="771AB086">
              <w:rPr>
                <w:rFonts w:ascii="Times New Roman" w:eastAsia="Times New Roman" w:hAnsi="Times New Roman" w:cs="Times New Roman"/>
              </w:rPr>
              <w:t xml:space="preserve"> a decent response overall. Notably, it responds well in a poor economy, driven by its unique combination of higher age and specific economic dynamics, presenting potential investment opportunities in challenging conditions.</w:t>
            </w:r>
          </w:p>
        </w:tc>
      </w:tr>
      <w:tr w:rsidR="08121D5D" w14:paraId="2939DE17" w14:textId="77777777" w:rsidTr="08121D5D">
        <w:trPr>
          <w:trHeight w:val="300"/>
        </w:trPr>
        <w:tc>
          <w:tcPr>
            <w:tcW w:w="1395" w:type="dxa"/>
          </w:tcPr>
          <w:p w14:paraId="7FBB18DC" w14:textId="4438CD34" w:rsidR="24A2BDD4" w:rsidRDefault="24A2BDD4" w:rsidP="08121D5D">
            <w:pPr>
              <w:pStyle w:val="NormalWeb"/>
            </w:pPr>
            <w:r>
              <w:t>Cluster 4</w:t>
            </w:r>
          </w:p>
        </w:tc>
        <w:tc>
          <w:tcPr>
            <w:tcW w:w="7965" w:type="dxa"/>
          </w:tcPr>
          <w:p w14:paraId="4D050C84" w14:textId="7DAC998C"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 xml:space="preserve">Longest calls, high Euribor3m, peak consumer confidence, and age. Best response despite fewer contacts. Resembles Cluster 0 but older </w:t>
            </w:r>
            <w:r w:rsidR="0D271BCE" w:rsidRPr="771AB086">
              <w:rPr>
                <w:rFonts w:ascii="Times New Roman" w:eastAsia="Times New Roman" w:hAnsi="Times New Roman" w:cs="Times New Roman"/>
              </w:rPr>
              <w:t>and has</w:t>
            </w:r>
            <w:r w:rsidRPr="771AB086">
              <w:rPr>
                <w:rFonts w:ascii="Times New Roman" w:eastAsia="Times New Roman" w:hAnsi="Times New Roman" w:cs="Times New Roman"/>
              </w:rPr>
              <w:t xml:space="preserve"> fewer contacts. In a good economy, this segment prefers longer conversations, hinting at potential investment interest during favorable times.</w:t>
            </w:r>
          </w:p>
        </w:tc>
      </w:tr>
      <w:tr w:rsidR="08121D5D" w14:paraId="4AA72DBB" w14:textId="77777777" w:rsidTr="08121D5D">
        <w:trPr>
          <w:trHeight w:val="300"/>
        </w:trPr>
        <w:tc>
          <w:tcPr>
            <w:tcW w:w="1395" w:type="dxa"/>
          </w:tcPr>
          <w:p w14:paraId="7FB6289A" w14:textId="677244D7" w:rsidR="24A2BDD4" w:rsidRDefault="24A2BDD4" w:rsidP="08121D5D">
            <w:pPr>
              <w:pStyle w:val="NormalWeb"/>
            </w:pPr>
            <w:r>
              <w:t>Cluster 5</w:t>
            </w:r>
          </w:p>
        </w:tc>
        <w:tc>
          <w:tcPr>
            <w:tcW w:w="7965" w:type="dxa"/>
          </w:tcPr>
          <w:p w14:paraId="7E6A7399" w14:textId="3E1C4FD3" w:rsidR="24A2BDD4" w:rsidRDefault="24A2BDD4" w:rsidP="08121D5D">
            <w:pPr>
              <w:rPr>
                <w:rFonts w:ascii="Times New Roman" w:eastAsia="Times New Roman" w:hAnsi="Times New Roman" w:cs="Times New Roman"/>
              </w:rPr>
            </w:pPr>
            <w:r w:rsidRPr="771AB086">
              <w:rPr>
                <w:rFonts w:ascii="Times New Roman" w:eastAsia="Times New Roman" w:hAnsi="Times New Roman" w:cs="Times New Roman"/>
              </w:rPr>
              <w:t>Second-lowest call duration, lowest job growth, and Euribor3m. Poor response, particularly during bad economies, signaling a reluctance to engage in financial matters while economic conditions are unfavorable.</w:t>
            </w:r>
          </w:p>
        </w:tc>
      </w:tr>
    </w:tbl>
    <w:p w14:paraId="57ED6114" w14:textId="1908921D" w:rsidR="08121D5D" w:rsidRDefault="08121D5D" w:rsidP="08121D5D">
      <w:pPr>
        <w:pStyle w:val="Heading1"/>
        <w:rPr>
          <w:sz w:val="24"/>
          <w:szCs w:val="24"/>
        </w:rPr>
      </w:pPr>
    </w:p>
    <w:p w14:paraId="02865648" w14:textId="26CEE7F0" w:rsidR="223D8469" w:rsidRDefault="164A8326" w:rsidP="6CA74A64">
      <w:pPr>
        <w:pStyle w:val="Heading1"/>
        <w:spacing w:before="0" w:line="360" w:lineRule="auto"/>
        <w:jc w:val="center"/>
        <w:rPr>
          <w:rStyle w:val="Strong"/>
          <w:color w:val="0E101A"/>
        </w:rPr>
      </w:pPr>
      <w:bookmarkStart w:id="15" w:name="_Toc150678984"/>
      <w:bookmarkStart w:id="16" w:name="_Toc150679062"/>
      <w:bookmarkStart w:id="17" w:name="_Toc152081872"/>
      <w:r w:rsidRPr="31E79D1B">
        <w:rPr>
          <w:rStyle w:val="Strong"/>
          <w:rFonts w:ascii="Times New Roman" w:hAnsi="Times New Roman" w:cs="Times New Roman"/>
          <w:color w:val="000000" w:themeColor="text1"/>
        </w:rPr>
        <w:t>Insights</w:t>
      </w:r>
      <w:r w:rsidR="0803B36A" w:rsidRPr="31E79D1B">
        <w:rPr>
          <w:rStyle w:val="Strong"/>
          <w:rFonts w:ascii="Times New Roman" w:hAnsi="Times New Roman" w:cs="Times New Roman"/>
          <w:color w:val="000000" w:themeColor="text1"/>
        </w:rPr>
        <w:t xml:space="preserve"> &amp; Recommendations</w:t>
      </w:r>
      <w:bookmarkEnd w:id="15"/>
      <w:bookmarkEnd w:id="16"/>
      <w:bookmarkEnd w:id="17"/>
    </w:p>
    <w:p w14:paraId="599B1162" w14:textId="1E929C16" w:rsidR="08121D5D" w:rsidRDefault="08121D5D" w:rsidP="78DCFE37">
      <w:pPr>
        <w:rPr>
          <w:rFonts w:ascii="Times New Roman" w:eastAsia="Times New Roman" w:hAnsi="Times New Roman" w:cs="Times New Roman"/>
          <w:i/>
          <w:iCs/>
        </w:rPr>
      </w:pPr>
    </w:p>
    <w:p w14:paraId="33FF7FE7" w14:textId="0FAC10B7" w:rsidR="14AFF0C9" w:rsidRDefault="4A00310E" w:rsidP="18801AC4">
      <w:pPr>
        <w:pStyle w:val="NormalWeb"/>
        <w:spacing w:before="0" w:beforeAutospacing="0" w:after="0" w:afterAutospacing="0" w:line="360" w:lineRule="auto"/>
        <w:rPr>
          <w:color w:val="0E101A"/>
        </w:rPr>
      </w:pPr>
      <w:r w:rsidRPr="18801AC4">
        <w:rPr>
          <w:color w:val="0E101A"/>
        </w:rPr>
        <w:t xml:space="preserve">It is important to note the economic context during this campaign. </w:t>
      </w:r>
      <w:r w:rsidR="4B2A809B" w:rsidRPr="18801AC4">
        <w:rPr>
          <w:color w:val="0E101A"/>
        </w:rPr>
        <w:t xml:space="preserve">This telephone campaign’s duration was from May 2008 to November 2010, which preceded and </w:t>
      </w:r>
      <w:proofErr w:type="gramStart"/>
      <w:r w:rsidR="4B2A809B" w:rsidRPr="18801AC4">
        <w:rPr>
          <w:color w:val="0E101A"/>
        </w:rPr>
        <w:t>followed after</w:t>
      </w:r>
      <w:proofErr w:type="gramEnd"/>
      <w:r w:rsidR="4B2A809B" w:rsidRPr="18801AC4">
        <w:rPr>
          <w:color w:val="0E101A"/>
        </w:rPr>
        <w:t xml:space="preserve"> the 2008 economic collapse.</w:t>
      </w:r>
      <w:r w:rsidR="3B41E745" w:rsidRPr="18801AC4">
        <w:rPr>
          <w:color w:val="0E101A"/>
        </w:rPr>
        <w:t xml:space="preserve"> Understandably, customer behavior was highly volatile </w:t>
      </w:r>
      <w:r w:rsidR="476F016B" w:rsidRPr="18801AC4">
        <w:rPr>
          <w:color w:val="0E101A"/>
        </w:rPr>
        <w:t>at times</w:t>
      </w:r>
      <w:r w:rsidR="44794AD8" w:rsidRPr="18801AC4">
        <w:rPr>
          <w:color w:val="0E101A"/>
        </w:rPr>
        <w:t xml:space="preserve"> during and after the crisis</w:t>
      </w:r>
      <w:r w:rsidR="476F016B" w:rsidRPr="18801AC4">
        <w:rPr>
          <w:color w:val="0E101A"/>
        </w:rPr>
        <w:t>, making predictions more difficult</w:t>
      </w:r>
      <w:r w:rsidR="1BE68589" w:rsidRPr="18801AC4">
        <w:rPr>
          <w:color w:val="0E101A"/>
        </w:rPr>
        <w:t xml:space="preserve">. </w:t>
      </w:r>
      <w:r w:rsidR="3038AEA4" w:rsidRPr="18801AC4">
        <w:rPr>
          <w:color w:val="0E101A"/>
        </w:rPr>
        <w:t xml:space="preserve">If </w:t>
      </w:r>
      <w:r w:rsidR="07550E26" w:rsidRPr="18801AC4">
        <w:rPr>
          <w:color w:val="0E101A"/>
        </w:rPr>
        <w:t>a g</w:t>
      </w:r>
      <w:r w:rsidR="40213464" w:rsidRPr="18801AC4">
        <w:rPr>
          <w:color w:val="0E101A"/>
        </w:rPr>
        <w:t>eneralized model</w:t>
      </w:r>
      <w:r w:rsidR="562CCB5F" w:rsidRPr="18801AC4">
        <w:rPr>
          <w:color w:val="0E101A"/>
        </w:rPr>
        <w:t xml:space="preserve"> is the desired outcome</w:t>
      </w:r>
      <w:r w:rsidR="40213464" w:rsidRPr="18801AC4">
        <w:rPr>
          <w:color w:val="0E101A"/>
        </w:rPr>
        <w:t xml:space="preserve">, it would be advisable to use data </w:t>
      </w:r>
      <w:r w:rsidR="6C769A62" w:rsidRPr="18801AC4">
        <w:rPr>
          <w:color w:val="0E101A"/>
        </w:rPr>
        <w:t xml:space="preserve">from </w:t>
      </w:r>
      <w:r w:rsidR="6A07C463" w:rsidRPr="18801AC4">
        <w:rPr>
          <w:color w:val="0E101A"/>
        </w:rPr>
        <w:t xml:space="preserve">a less exceptional </w:t>
      </w:r>
      <w:r w:rsidR="3217A253" w:rsidRPr="18801AC4">
        <w:rPr>
          <w:color w:val="0E101A"/>
        </w:rPr>
        <w:t>time</w:t>
      </w:r>
      <w:r w:rsidR="4652D4D0" w:rsidRPr="18801AC4">
        <w:rPr>
          <w:color w:val="0E101A"/>
        </w:rPr>
        <w:t xml:space="preserve"> </w:t>
      </w:r>
      <w:r w:rsidR="60A93BFC" w:rsidRPr="18801AC4">
        <w:rPr>
          <w:color w:val="0E101A"/>
        </w:rPr>
        <w:t>to train a model</w:t>
      </w:r>
      <w:r w:rsidR="688A206D" w:rsidRPr="18801AC4">
        <w:rPr>
          <w:color w:val="0E101A"/>
        </w:rPr>
        <w:t>;</w:t>
      </w:r>
      <w:r w:rsidR="4ABE6F63" w:rsidRPr="18801AC4">
        <w:rPr>
          <w:color w:val="0E101A"/>
        </w:rPr>
        <w:t xml:space="preserve"> </w:t>
      </w:r>
      <w:bookmarkStart w:id="18" w:name="_Int_4EESnAVW"/>
      <w:r w:rsidR="4ABE6F63" w:rsidRPr="18801AC4">
        <w:rPr>
          <w:color w:val="0E101A"/>
        </w:rPr>
        <w:t>after all,</w:t>
      </w:r>
      <w:bookmarkEnd w:id="18"/>
      <w:r w:rsidR="4ABE6F63" w:rsidRPr="18801AC4">
        <w:rPr>
          <w:color w:val="0E101A"/>
        </w:rPr>
        <w:t xml:space="preserve"> </w:t>
      </w:r>
      <w:r w:rsidR="5D8708BD" w:rsidRPr="18801AC4">
        <w:rPr>
          <w:color w:val="0E101A"/>
        </w:rPr>
        <w:t>"the global financial crisis...was the worst since the Great Depression (</w:t>
      </w:r>
      <w:proofErr w:type="spellStart"/>
      <w:r w:rsidR="5D8708BD" w:rsidRPr="18801AC4">
        <w:rPr>
          <w:color w:val="0E101A"/>
        </w:rPr>
        <w:t>Norad</w:t>
      </w:r>
      <w:proofErr w:type="spellEnd"/>
      <w:r w:rsidR="5D8708BD" w:rsidRPr="18801AC4">
        <w:rPr>
          <w:color w:val="0E101A"/>
        </w:rPr>
        <w:t>).”</w:t>
      </w:r>
    </w:p>
    <w:p w14:paraId="112B91C8" w14:textId="040A1677" w:rsidR="31E79D1B" w:rsidRDefault="31E79D1B" w:rsidP="31E79D1B">
      <w:pPr>
        <w:pStyle w:val="NormalWeb"/>
        <w:spacing w:before="0" w:beforeAutospacing="0" w:after="0" w:afterAutospacing="0" w:line="360" w:lineRule="auto"/>
        <w:rPr>
          <w:color w:val="0E101A"/>
        </w:rPr>
      </w:pPr>
    </w:p>
    <w:p w14:paraId="1ACD568A" w14:textId="377932D7" w:rsidR="148D45B9" w:rsidRDefault="148D45B9" w:rsidP="09D73EEB">
      <w:pPr>
        <w:pStyle w:val="NormalWeb"/>
        <w:spacing w:before="0" w:beforeAutospacing="0" w:after="0" w:afterAutospacing="0" w:line="360" w:lineRule="auto"/>
        <w:rPr>
          <w:color w:val="0E101A"/>
        </w:rPr>
      </w:pPr>
      <w:r w:rsidRPr="09D73EEB">
        <w:rPr>
          <w:color w:val="0E101A"/>
        </w:rPr>
        <w:t>A strategy to take advantage of from this project would be to adjust marketing strategies depending on the economic context</w:t>
      </w:r>
      <w:r w:rsidR="421095CA" w:rsidRPr="09D73EEB">
        <w:rPr>
          <w:color w:val="0E101A"/>
        </w:rPr>
        <w:t>. The customer segmentation analysis provides insights for different approaches in certain scenarios.</w:t>
      </w:r>
    </w:p>
    <w:p w14:paraId="4E972016" w14:textId="47BB3574" w:rsidR="31E79D1B" w:rsidRDefault="31E79D1B" w:rsidP="31E79D1B">
      <w:pPr>
        <w:pStyle w:val="NormalWeb"/>
        <w:spacing w:before="0" w:beforeAutospacing="0" w:after="0" w:afterAutospacing="0" w:line="360" w:lineRule="auto"/>
        <w:rPr>
          <w:color w:val="0E101A"/>
        </w:rPr>
      </w:pPr>
    </w:p>
    <w:p w14:paraId="6F383020" w14:textId="52013D23" w:rsidR="48E2C691" w:rsidRDefault="48E2C691" w:rsidP="09D73EEB">
      <w:pPr>
        <w:pStyle w:val="NormalWeb"/>
        <w:spacing w:before="0" w:beforeAutospacing="0" w:after="0" w:afterAutospacing="0" w:line="360" w:lineRule="auto"/>
        <w:rPr>
          <w:color w:val="0E101A"/>
        </w:rPr>
      </w:pPr>
      <w:r w:rsidRPr="09D73EEB">
        <w:rPr>
          <w:color w:val="0E101A"/>
        </w:rPr>
        <w:t xml:space="preserve">Call duration is critical in terms of connecting with the customer relationally as well as </w:t>
      </w:r>
      <w:r w:rsidR="7255A404" w:rsidRPr="09D73EEB">
        <w:rPr>
          <w:color w:val="0E101A"/>
        </w:rPr>
        <w:t>educating them about the product. Economic indicators such as job security and interest rates also play crucial roles.</w:t>
      </w:r>
      <w:r w:rsidR="215F0ADA" w:rsidRPr="09D73EEB">
        <w:rPr>
          <w:color w:val="0E101A"/>
        </w:rPr>
        <w:t xml:space="preserve"> </w:t>
      </w:r>
      <w:r w:rsidR="3B06A891" w:rsidRPr="09D73EEB">
        <w:rPr>
          <w:color w:val="0E101A"/>
        </w:rPr>
        <w:t>Like above, cater strategies to the appropriate economic backdrop, noting cluster profiles.</w:t>
      </w:r>
      <w:r w:rsidR="78C1A203" w:rsidRPr="09D73EEB">
        <w:rPr>
          <w:color w:val="0E101A"/>
        </w:rPr>
        <w:t xml:space="preserve"> </w:t>
      </w:r>
      <w:r w:rsidR="469578D8" w:rsidRPr="09D73EEB">
        <w:rPr>
          <w:color w:val="0E101A"/>
        </w:rPr>
        <w:t>To</w:t>
      </w:r>
      <w:r w:rsidR="604EBB7E" w:rsidRPr="09D73EEB">
        <w:rPr>
          <w:color w:val="0E101A"/>
        </w:rPr>
        <w:t xml:space="preserve"> ensure </w:t>
      </w:r>
      <w:r w:rsidR="14ACD239" w:rsidRPr="09D73EEB">
        <w:rPr>
          <w:color w:val="0E101A"/>
        </w:rPr>
        <w:t xml:space="preserve">connections </w:t>
      </w:r>
      <w:r w:rsidR="604EBB7E" w:rsidRPr="09D73EEB">
        <w:rPr>
          <w:color w:val="0E101A"/>
        </w:rPr>
        <w:t>with customers and product education</w:t>
      </w:r>
      <w:r w:rsidR="6B39F4C5" w:rsidRPr="09D73EEB">
        <w:rPr>
          <w:color w:val="0E101A"/>
        </w:rPr>
        <w:t xml:space="preserve">, explore customer </w:t>
      </w:r>
      <w:r w:rsidR="26E2E5DD" w:rsidRPr="09D73EEB">
        <w:rPr>
          <w:color w:val="0E101A"/>
        </w:rPr>
        <w:t>engagement strategies</w:t>
      </w:r>
      <w:r w:rsidR="63F576F6" w:rsidRPr="09D73EEB">
        <w:rPr>
          <w:color w:val="0E101A"/>
        </w:rPr>
        <w:t xml:space="preserve"> and explore what drives long phone calls.</w:t>
      </w:r>
    </w:p>
    <w:p w14:paraId="67A36505" w14:textId="33221F8C" w:rsidR="31E79D1B" w:rsidRDefault="31E79D1B" w:rsidP="31E79D1B">
      <w:pPr>
        <w:pStyle w:val="NormalWeb"/>
        <w:spacing w:before="0" w:beforeAutospacing="0" w:after="0" w:afterAutospacing="0" w:line="360" w:lineRule="auto"/>
        <w:rPr>
          <w:color w:val="0E101A"/>
        </w:rPr>
      </w:pPr>
    </w:p>
    <w:p w14:paraId="340842A9" w14:textId="76603499" w:rsidR="33EA8AFE" w:rsidRDefault="568BFC15" w:rsidP="09D73EEB">
      <w:pPr>
        <w:pStyle w:val="NormalWeb"/>
        <w:spacing w:before="0" w:beforeAutospacing="0" w:after="0" w:afterAutospacing="0" w:line="360" w:lineRule="auto"/>
        <w:rPr>
          <w:color w:val="000000" w:themeColor="text1"/>
        </w:rPr>
      </w:pPr>
      <w:r w:rsidRPr="09D73EEB">
        <w:rPr>
          <w:color w:val="0E101A"/>
        </w:rPr>
        <w:t>To</w:t>
      </w:r>
      <w:r w:rsidR="0CA283A5" w:rsidRPr="09D73EEB">
        <w:rPr>
          <w:color w:val="0E101A"/>
        </w:rPr>
        <w:t xml:space="preserve"> optimize the model better, investigate false negative predictions to better identify positive responses. </w:t>
      </w:r>
      <w:r w:rsidR="0A871E55" w:rsidRPr="09D73EEB">
        <w:rPr>
          <w:color w:val="0E101A"/>
        </w:rPr>
        <w:t xml:space="preserve">The model would also benefit from balancing the dataset by </w:t>
      </w:r>
      <w:r w:rsidR="3DF3FA9E" w:rsidRPr="09D73EEB">
        <w:rPr>
          <w:color w:val="0E101A"/>
        </w:rPr>
        <w:t>resampling techniques like oversampling. This increases minority class instances by duplicating them to better balance the dataset.</w:t>
      </w:r>
      <w:r w:rsidR="502CDCF9" w:rsidRPr="09D73EEB">
        <w:rPr>
          <w:color w:val="0E101A"/>
        </w:rPr>
        <w:t xml:space="preserve"> Additionally, hyperparameter tuning will improve model performa</w:t>
      </w:r>
      <w:r w:rsidR="718F6D70" w:rsidRPr="09D73EEB">
        <w:rPr>
          <w:color w:val="0E101A"/>
        </w:rPr>
        <w:t>nce.</w:t>
      </w:r>
    </w:p>
    <w:p w14:paraId="2CF20825" w14:textId="4B797183"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3149B6C8" w14:textId="02F5727A"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Duration</w:t>
      </w:r>
    </w:p>
    <w:p w14:paraId="00D226BF" w14:textId="77777777" w:rsidR="006543EE" w:rsidRDefault="006543EE" w:rsidP="006543EE">
      <w:pPr>
        <w:pStyle w:val="NormalWeb"/>
        <w:spacing w:before="0" w:beforeAutospacing="0" w:after="0" w:afterAutospacing="0" w:line="259" w:lineRule="auto"/>
        <w:jc w:val="both"/>
        <w:rPr>
          <w:rStyle w:val="Strong"/>
          <w:color w:val="000000" w:themeColor="text1"/>
          <w:sz w:val="32"/>
          <w:szCs w:val="32"/>
        </w:rPr>
      </w:pPr>
    </w:p>
    <w:p w14:paraId="16BAA140" w14:textId="40A221C3" w:rsidR="006543EE" w:rsidRPr="00297140" w:rsidRDefault="006543EE" w:rsidP="006543EE">
      <w:pPr>
        <w:pStyle w:val="NormalWeb"/>
        <w:spacing w:before="0" w:beforeAutospacing="0" w:after="0" w:afterAutospacing="0" w:line="259" w:lineRule="auto"/>
        <w:jc w:val="both"/>
        <w:rPr>
          <w:rStyle w:val="Strong"/>
          <w:b w:val="0"/>
          <w:bCs w:val="0"/>
          <w:color w:val="000000" w:themeColor="text1"/>
        </w:rPr>
      </w:pPr>
      <w:r w:rsidRPr="00297140">
        <w:rPr>
          <w:rStyle w:val="Strong"/>
          <w:b w:val="0"/>
          <w:bCs w:val="0"/>
          <w:color w:val="000000" w:themeColor="text1"/>
        </w:rPr>
        <w:t xml:space="preserve">If </w:t>
      </w:r>
      <w:r w:rsidR="00664B0F" w:rsidRPr="00297140">
        <w:rPr>
          <w:rStyle w:val="Strong"/>
          <w:b w:val="0"/>
          <w:bCs w:val="0"/>
          <w:color w:val="000000" w:themeColor="text1"/>
        </w:rPr>
        <w:t>XYZ</w:t>
      </w:r>
      <w:r w:rsidRPr="00297140">
        <w:rPr>
          <w:rStyle w:val="Strong"/>
          <w:b w:val="0"/>
          <w:bCs w:val="0"/>
          <w:color w:val="000000" w:themeColor="text1"/>
        </w:rPr>
        <w:t xml:space="preserve"> call</w:t>
      </w:r>
      <w:r w:rsidR="00326F56" w:rsidRPr="00297140">
        <w:rPr>
          <w:rStyle w:val="Strong"/>
          <w:b w:val="0"/>
          <w:bCs w:val="0"/>
          <w:color w:val="000000" w:themeColor="text1"/>
        </w:rPr>
        <w:t>s</w:t>
      </w:r>
      <w:r w:rsidRPr="00297140">
        <w:rPr>
          <w:rStyle w:val="Strong"/>
          <w:b w:val="0"/>
          <w:bCs w:val="0"/>
          <w:color w:val="000000" w:themeColor="text1"/>
        </w:rPr>
        <w:t xml:space="preserve"> someone, the longer they are on phone the more the customer is engaged. The quickest time for someone </w:t>
      </w:r>
      <w:r w:rsidR="00664B0F" w:rsidRPr="00297140">
        <w:rPr>
          <w:rStyle w:val="Strong"/>
          <w:b w:val="0"/>
          <w:bCs w:val="0"/>
          <w:color w:val="000000" w:themeColor="text1"/>
        </w:rPr>
        <w:t xml:space="preserve">at XYZ Bank </w:t>
      </w:r>
      <w:r w:rsidRPr="00297140">
        <w:rPr>
          <w:rStyle w:val="Strong"/>
          <w:b w:val="0"/>
          <w:bCs w:val="0"/>
          <w:color w:val="000000" w:themeColor="text1"/>
        </w:rPr>
        <w:t>to get a yes was 37 minutes.</w:t>
      </w:r>
    </w:p>
    <w:p w14:paraId="3F5F3BFC" w14:textId="77777777" w:rsidR="006543EE" w:rsidRDefault="006543EE" w:rsidP="006543EE">
      <w:pPr>
        <w:pStyle w:val="NormalWeb"/>
        <w:spacing w:before="0" w:beforeAutospacing="0" w:after="0" w:afterAutospacing="0" w:line="259" w:lineRule="auto"/>
        <w:jc w:val="both"/>
        <w:rPr>
          <w:rStyle w:val="Strong"/>
          <w:color w:val="000000" w:themeColor="text1"/>
          <w:sz w:val="32"/>
          <w:szCs w:val="32"/>
        </w:rPr>
      </w:pPr>
    </w:p>
    <w:p w14:paraId="22F9C705" w14:textId="13860082"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Number of Employees</w:t>
      </w:r>
    </w:p>
    <w:p w14:paraId="46DBADDE" w14:textId="77777777" w:rsidR="00FA26A5" w:rsidRDefault="00FA26A5" w:rsidP="006543EE">
      <w:pPr>
        <w:pStyle w:val="NormalWeb"/>
        <w:spacing w:before="0" w:beforeAutospacing="0" w:after="0" w:afterAutospacing="0" w:line="259" w:lineRule="auto"/>
        <w:jc w:val="both"/>
        <w:rPr>
          <w:rStyle w:val="Strong"/>
          <w:color w:val="000000" w:themeColor="text1"/>
          <w:sz w:val="32"/>
          <w:szCs w:val="32"/>
        </w:rPr>
      </w:pPr>
    </w:p>
    <w:p w14:paraId="38F83787" w14:textId="2EE4B49E" w:rsidR="00FA26A5" w:rsidRPr="00297140" w:rsidRDefault="00164762" w:rsidP="00724269">
      <w:pPr>
        <w:pStyle w:val="NormalWeb"/>
        <w:spacing w:before="0" w:beforeAutospacing="0" w:after="0" w:afterAutospacing="0" w:line="360" w:lineRule="auto"/>
        <w:jc w:val="both"/>
        <w:rPr>
          <w:rStyle w:val="Strong"/>
          <w:b w:val="0"/>
          <w:bCs w:val="0"/>
          <w:color w:val="000000" w:themeColor="text1"/>
        </w:rPr>
      </w:pPr>
      <w:r w:rsidRPr="00297140">
        <w:rPr>
          <w:rStyle w:val="Strong"/>
          <w:b w:val="0"/>
          <w:bCs w:val="0"/>
          <w:color w:val="000000" w:themeColor="text1"/>
        </w:rPr>
        <w:t>The data processing was strange with this variable as wh</w:t>
      </w:r>
      <w:r w:rsidR="00297140" w:rsidRPr="00297140">
        <w:rPr>
          <w:rStyle w:val="Strong"/>
          <w:b w:val="0"/>
          <w:bCs w:val="0"/>
          <w:color w:val="000000" w:themeColor="text1"/>
        </w:rPr>
        <w:t>en we got output, all it was reading was either “Null” or 5191. Further exploration on this variable is needed to get the most from the variable</w:t>
      </w:r>
      <w:r w:rsidR="00297140">
        <w:rPr>
          <w:rStyle w:val="Strong"/>
          <w:b w:val="0"/>
          <w:bCs w:val="0"/>
          <w:color w:val="000000" w:themeColor="text1"/>
        </w:rPr>
        <w:t>.</w:t>
      </w:r>
    </w:p>
    <w:p w14:paraId="6507D2FE" w14:textId="77777777" w:rsidR="00FA26A5" w:rsidRDefault="00FA26A5" w:rsidP="006543EE">
      <w:pPr>
        <w:pStyle w:val="NormalWeb"/>
        <w:spacing w:before="0" w:beforeAutospacing="0" w:after="0" w:afterAutospacing="0" w:line="259" w:lineRule="auto"/>
        <w:jc w:val="both"/>
        <w:rPr>
          <w:rStyle w:val="Strong"/>
          <w:color w:val="000000" w:themeColor="text1"/>
          <w:sz w:val="32"/>
          <w:szCs w:val="32"/>
        </w:rPr>
      </w:pPr>
    </w:p>
    <w:p w14:paraId="02E792C5" w14:textId="63DA8F02"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Euribor3m</w:t>
      </w:r>
    </w:p>
    <w:p w14:paraId="58592629" w14:textId="77777777" w:rsidR="00297140" w:rsidRDefault="00297140" w:rsidP="006543EE">
      <w:pPr>
        <w:pStyle w:val="NormalWeb"/>
        <w:spacing w:before="0" w:beforeAutospacing="0" w:after="0" w:afterAutospacing="0" w:line="259" w:lineRule="auto"/>
        <w:jc w:val="both"/>
        <w:rPr>
          <w:rStyle w:val="Strong"/>
          <w:color w:val="000000" w:themeColor="text1"/>
          <w:sz w:val="32"/>
          <w:szCs w:val="32"/>
        </w:rPr>
      </w:pPr>
    </w:p>
    <w:p w14:paraId="4E03809F" w14:textId="3BE2AEB5" w:rsidR="00297140" w:rsidRPr="009D4F79" w:rsidRDefault="00297140" w:rsidP="00724269">
      <w:pPr>
        <w:pStyle w:val="NormalWeb"/>
        <w:spacing w:before="0" w:beforeAutospacing="0" w:after="0" w:afterAutospacing="0" w:line="360" w:lineRule="auto"/>
        <w:jc w:val="both"/>
        <w:rPr>
          <w:rStyle w:val="Strong"/>
          <w:b w:val="0"/>
          <w:bCs w:val="0"/>
          <w:color w:val="000000" w:themeColor="text1"/>
        </w:rPr>
      </w:pPr>
      <w:r w:rsidRPr="009D4F79">
        <w:rPr>
          <w:rStyle w:val="Strong"/>
          <w:b w:val="0"/>
          <w:bCs w:val="0"/>
          <w:color w:val="000000" w:themeColor="text1"/>
        </w:rPr>
        <w:t xml:space="preserve">A higher interest rate proves a worse </w:t>
      </w:r>
      <w:r w:rsidR="00553074" w:rsidRPr="009D4F79">
        <w:rPr>
          <w:rStyle w:val="Strong"/>
          <w:b w:val="0"/>
          <w:bCs w:val="0"/>
          <w:color w:val="000000" w:themeColor="text1"/>
        </w:rPr>
        <w:t>economy</w:t>
      </w:r>
      <w:r w:rsidRPr="009D4F79">
        <w:rPr>
          <w:rStyle w:val="Strong"/>
          <w:b w:val="0"/>
          <w:bCs w:val="0"/>
          <w:color w:val="000000" w:themeColor="text1"/>
        </w:rPr>
        <w:t xml:space="preserve"> which is on par </w:t>
      </w:r>
      <w:r w:rsidR="00810806" w:rsidRPr="009D4F79">
        <w:rPr>
          <w:rStyle w:val="Strong"/>
          <w:b w:val="0"/>
          <w:bCs w:val="0"/>
          <w:color w:val="000000" w:themeColor="text1"/>
        </w:rPr>
        <w:t>due to the historical context as the data</w:t>
      </w:r>
      <w:r w:rsidR="00553074" w:rsidRPr="009D4F79">
        <w:rPr>
          <w:rStyle w:val="Strong"/>
          <w:b w:val="0"/>
          <w:bCs w:val="0"/>
          <w:color w:val="000000" w:themeColor="text1"/>
        </w:rPr>
        <w:t xml:space="preserve"> is set right in the middle of the 2008 Housing Crisis.</w:t>
      </w:r>
      <w:r w:rsidR="009D4F79">
        <w:rPr>
          <w:rStyle w:val="Strong"/>
          <w:b w:val="0"/>
          <w:bCs w:val="0"/>
          <w:color w:val="000000" w:themeColor="text1"/>
        </w:rPr>
        <w:t xml:space="preserve"> </w:t>
      </w:r>
      <w:proofErr w:type="gramStart"/>
      <w:r w:rsidR="009D4F79">
        <w:rPr>
          <w:rStyle w:val="Strong"/>
          <w:b w:val="0"/>
          <w:bCs w:val="0"/>
          <w:color w:val="000000" w:themeColor="text1"/>
        </w:rPr>
        <w:t>All of</w:t>
      </w:r>
      <w:proofErr w:type="gramEnd"/>
      <w:r w:rsidR="009D4F79">
        <w:rPr>
          <w:rStyle w:val="Strong"/>
          <w:b w:val="0"/>
          <w:bCs w:val="0"/>
          <w:color w:val="000000" w:themeColor="text1"/>
        </w:rPr>
        <w:t xml:space="preserve"> the rates recorded were between </w:t>
      </w:r>
      <w:r w:rsidR="00A91FA8">
        <w:rPr>
          <w:rStyle w:val="Strong"/>
          <w:b w:val="0"/>
          <w:bCs w:val="0"/>
          <w:color w:val="000000" w:themeColor="text1"/>
        </w:rPr>
        <w:t xml:space="preserve">0.5% to 3.5% and 4% to </w:t>
      </w:r>
      <w:r w:rsidR="00403A53">
        <w:rPr>
          <w:rStyle w:val="Strong"/>
          <w:b w:val="0"/>
          <w:bCs w:val="0"/>
          <w:color w:val="000000" w:themeColor="text1"/>
        </w:rPr>
        <w:t>5%, Customers are most likely divided in those two buckets and further analyzing those buckets will generate great insight.</w:t>
      </w:r>
    </w:p>
    <w:p w14:paraId="3F028304" w14:textId="77777777" w:rsidR="00297140" w:rsidRDefault="00297140" w:rsidP="006543EE">
      <w:pPr>
        <w:pStyle w:val="NormalWeb"/>
        <w:spacing w:before="0" w:beforeAutospacing="0" w:after="0" w:afterAutospacing="0" w:line="259" w:lineRule="auto"/>
        <w:jc w:val="both"/>
        <w:rPr>
          <w:rStyle w:val="Strong"/>
          <w:color w:val="000000" w:themeColor="text1"/>
          <w:sz w:val="32"/>
          <w:szCs w:val="32"/>
        </w:rPr>
      </w:pPr>
    </w:p>
    <w:p w14:paraId="571671B3" w14:textId="0B5FA0B7"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Consumer Confidence Index</w:t>
      </w:r>
    </w:p>
    <w:p w14:paraId="155556D4" w14:textId="77777777" w:rsidR="00403A53" w:rsidRDefault="00403A53" w:rsidP="006543EE">
      <w:pPr>
        <w:pStyle w:val="NormalWeb"/>
        <w:spacing w:before="0" w:beforeAutospacing="0" w:after="0" w:afterAutospacing="0" w:line="259" w:lineRule="auto"/>
        <w:jc w:val="both"/>
        <w:rPr>
          <w:rStyle w:val="Strong"/>
          <w:color w:val="000000" w:themeColor="text1"/>
          <w:sz w:val="32"/>
          <w:szCs w:val="32"/>
        </w:rPr>
      </w:pPr>
    </w:p>
    <w:p w14:paraId="0255FD42" w14:textId="6788A982" w:rsidR="00403A53" w:rsidRPr="00403A53" w:rsidRDefault="00BA4F57" w:rsidP="00724269">
      <w:pPr>
        <w:pStyle w:val="NormalWeb"/>
        <w:spacing w:before="0" w:beforeAutospacing="0" w:after="0" w:afterAutospacing="0" w:line="360" w:lineRule="auto"/>
        <w:jc w:val="both"/>
        <w:rPr>
          <w:rStyle w:val="Strong"/>
          <w:b w:val="0"/>
          <w:bCs w:val="0"/>
          <w:color w:val="000000" w:themeColor="text1"/>
        </w:rPr>
      </w:pPr>
      <w:proofErr w:type="gramStart"/>
      <w:r>
        <w:rPr>
          <w:rStyle w:val="Strong"/>
          <w:b w:val="0"/>
          <w:bCs w:val="0"/>
          <w:color w:val="000000" w:themeColor="text1"/>
        </w:rPr>
        <w:t>All of</w:t>
      </w:r>
      <w:proofErr w:type="gramEnd"/>
      <w:r>
        <w:rPr>
          <w:rStyle w:val="Strong"/>
          <w:b w:val="0"/>
          <w:bCs w:val="0"/>
          <w:color w:val="000000" w:themeColor="text1"/>
        </w:rPr>
        <w:t xml:space="preserve"> the values were negative</w:t>
      </w:r>
      <w:r w:rsidR="001A4ED4">
        <w:rPr>
          <w:rStyle w:val="Strong"/>
          <w:b w:val="0"/>
          <w:bCs w:val="0"/>
          <w:color w:val="000000" w:themeColor="text1"/>
        </w:rPr>
        <w:t xml:space="preserve"> which means that </w:t>
      </w:r>
      <w:r w:rsidR="004F5CF1">
        <w:rPr>
          <w:rStyle w:val="Strong"/>
          <w:b w:val="0"/>
          <w:bCs w:val="0"/>
          <w:color w:val="000000" w:themeColor="text1"/>
        </w:rPr>
        <w:t>consumers are saving money versus spending. It shows that consumers are not confident in the current market at that time.</w:t>
      </w:r>
    </w:p>
    <w:p w14:paraId="604EDC38" w14:textId="77777777" w:rsidR="00403A53" w:rsidRDefault="00403A53" w:rsidP="006543EE">
      <w:pPr>
        <w:pStyle w:val="NormalWeb"/>
        <w:spacing w:before="0" w:beforeAutospacing="0" w:after="0" w:afterAutospacing="0" w:line="259" w:lineRule="auto"/>
        <w:jc w:val="both"/>
        <w:rPr>
          <w:rStyle w:val="Strong"/>
          <w:color w:val="000000" w:themeColor="text1"/>
          <w:sz w:val="32"/>
          <w:szCs w:val="32"/>
        </w:rPr>
      </w:pPr>
    </w:p>
    <w:p w14:paraId="5293C2B2" w14:textId="47435909"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Age</w:t>
      </w:r>
    </w:p>
    <w:p w14:paraId="0E464D40" w14:textId="77777777" w:rsidR="004F5CF1" w:rsidRDefault="004F5CF1" w:rsidP="006543EE">
      <w:pPr>
        <w:pStyle w:val="NormalWeb"/>
        <w:spacing w:before="0" w:beforeAutospacing="0" w:after="0" w:afterAutospacing="0" w:line="259" w:lineRule="auto"/>
        <w:jc w:val="both"/>
        <w:rPr>
          <w:rStyle w:val="Strong"/>
          <w:color w:val="000000" w:themeColor="text1"/>
          <w:sz w:val="32"/>
          <w:szCs w:val="32"/>
        </w:rPr>
      </w:pPr>
    </w:p>
    <w:p w14:paraId="4E5D89DC" w14:textId="40A57EFD" w:rsidR="004F5CF1" w:rsidRPr="0031388E" w:rsidRDefault="00A90E5C" w:rsidP="00724269">
      <w:pPr>
        <w:pStyle w:val="NormalWeb"/>
        <w:spacing w:before="0" w:beforeAutospacing="0" w:after="0" w:afterAutospacing="0" w:line="360" w:lineRule="auto"/>
        <w:rPr>
          <w:rStyle w:val="Strong"/>
          <w:b w:val="0"/>
          <w:bCs w:val="0"/>
          <w:color w:val="000000" w:themeColor="text1"/>
        </w:rPr>
      </w:pPr>
      <w:r w:rsidRPr="0031388E">
        <w:rPr>
          <w:rStyle w:val="Strong"/>
          <w:b w:val="0"/>
          <w:bCs w:val="0"/>
          <w:color w:val="000000" w:themeColor="text1"/>
        </w:rPr>
        <w:t xml:space="preserve">People who are older </w:t>
      </w:r>
      <w:r w:rsidR="00EA62C2" w:rsidRPr="0031388E">
        <w:rPr>
          <w:rStyle w:val="Strong"/>
          <w:b w:val="0"/>
          <w:bCs w:val="0"/>
          <w:color w:val="000000" w:themeColor="text1"/>
        </w:rPr>
        <w:t>are more likely have reserved funds for a deposit</w:t>
      </w:r>
      <w:r w:rsidR="00A3528E" w:rsidRPr="0031388E">
        <w:rPr>
          <w:rStyle w:val="Strong"/>
          <w:b w:val="0"/>
          <w:bCs w:val="0"/>
          <w:color w:val="000000" w:themeColor="text1"/>
        </w:rPr>
        <w:t xml:space="preserve">. </w:t>
      </w:r>
      <w:r w:rsidR="00C456AD" w:rsidRPr="0031388E">
        <w:rPr>
          <w:rStyle w:val="Strong"/>
          <w:b w:val="0"/>
          <w:bCs w:val="0"/>
          <w:color w:val="000000" w:themeColor="text1"/>
        </w:rPr>
        <w:t xml:space="preserve">A lot of older and college aged </w:t>
      </w:r>
      <w:r w:rsidR="00CD6261" w:rsidRPr="0031388E">
        <w:rPr>
          <w:rStyle w:val="Strong"/>
          <w:b w:val="0"/>
          <w:bCs w:val="0"/>
          <w:color w:val="000000" w:themeColor="text1"/>
        </w:rPr>
        <w:t>p</w:t>
      </w:r>
      <w:r w:rsidR="00B75996" w:rsidRPr="0031388E">
        <w:rPr>
          <w:rStyle w:val="Strong"/>
          <w:b w:val="0"/>
          <w:bCs w:val="0"/>
          <w:color w:val="000000" w:themeColor="text1"/>
        </w:rPr>
        <w:t xml:space="preserve">eople, early 20s, </w:t>
      </w:r>
      <w:r w:rsidR="0031388E" w:rsidRPr="0031388E">
        <w:rPr>
          <w:rStyle w:val="Strong"/>
          <w:b w:val="0"/>
          <w:bCs w:val="0"/>
          <w:color w:val="000000" w:themeColor="text1"/>
        </w:rPr>
        <w:t>had term deposits.</w:t>
      </w:r>
    </w:p>
    <w:p w14:paraId="12EC39B7" w14:textId="77777777" w:rsidR="004F5CF1" w:rsidRDefault="004F5CF1" w:rsidP="006543EE">
      <w:pPr>
        <w:pStyle w:val="NormalWeb"/>
        <w:spacing w:before="0" w:beforeAutospacing="0" w:after="0" w:afterAutospacing="0" w:line="259" w:lineRule="auto"/>
        <w:jc w:val="both"/>
        <w:rPr>
          <w:rStyle w:val="Strong"/>
          <w:color w:val="000000" w:themeColor="text1"/>
          <w:sz w:val="32"/>
          <w:szCs w:val="32"/>
        </w:rPr>
      </w:pPr>
    </w:p>
    <w:p w14:paraId="1FC8C725" w14:textId="0703196B"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Consumer Price Index</w:t>
      </w:r>
    </w:p>
    <w:p w14:paraId="62252604" w14:textId="77777777" w:rsidR="0031388E" w:rsidRDefault="0031388E" w:rsidP="006543EE">
      <w:pPr>
        <w:pStyle w:val="NormalWeb"/>
        <w:spacing w:before="0" w:beforeAutospacing="0" w:after="0" w:afterAutospacing="0" w:line="259" w:lineRule="auto"/>
        <w:jc w:val="both"/>
        <w:rPr>
          <w:rStyle w:val="Strong"/>
          <w:color w:val="000000" w:themeColor="text1"/>
          <w:sz w:val="32"/>
          <w:szCs w:val="32"/>
        </w:rPr>
      </w:pPr>
    </w:p>
    <w:p w14:paraId="48E5F6A3" w14:textId="603571F9" w:rsidR="0031388E" w:rsidRPr="00792B88" w:rsidRDefault="00792B88" w:rsidP="006543EE">
      <w:pPr>
        <w:pStyle w:val="NormalWeb"/>
        <w:spacing w:before="0" w:beforeAutospacing="0" w:after="0" w:afterAutospacing="0" w:line="259" w:lineRule="auto"/>
        <w:jc w:val="both"/>
        <w:rPr>
          <w:rStyle w:val="Strong"/>
          <w:b w:val="0"/>
          <w:bCs w:val="0"/>
          <w:color w:val="000000" w:themeColor="text1"/>
        </w:rPr>
      </w:pPr>
      <w:r w:rsidRPr="00792B88">
        <w:rPr>
          <w:rStyle w:val="Strong"/>
          <w:b w:val="0"/>
          <w:bCs w:val="0"/>
          <w:color w:val="000000" w:themeColor="text1"/>
        </w:rPr>
        <w:t>There was b</w:t>
      </w:r>
      <w:r w:rsidR="008333B6" w:rsidRPr="00792B88">
        <w:rPr>
          <w:rStyle w:val="Strong"/>
          <w:b w:val="0"/>
          <w:bCs w:val="0"/>
          <w:color w:val="000000" w:themeColor="text1"/>
        </w:rPr>
        <w:t xml:space="preserve">etween </w:t>
      </w:r>
      <w:r w:rsidRPr="00792B88">
        <w:rPr>
          <w:rStyle w:val="Strong"/>
          <w:b w:val="0"/>
          <w:bCs w:val="0"/>
          <w:color w:val="000000" w:themeColor="text1"/>
        </w:rPr>
        <w:t xml:space="preserve">a </w:t>
      </w:r>
      <w:r w:rsidR="00431D71" w:rsidRPr="00792B88">
        <w:rPr>
          <w:rStyle w:val="Strong"/>
          <w:b w:val="0"/>
          <w:bCs w:val="0"/>
          <w:color w:val="000000" w:themeColor="text1"/>
        </w:rPr>
        <w:t>5</w:t>
      </w:r>
      <w:r w:rsidR="008333B6" w:rsidRPr="00792B88">
        <w:rPr>
          <w:rStyle w:val="Strong"/>
          <w:b w:val="0"/>
          <w:bCs w:val="0"/>
          <w:color w:val="000000" w:themeColor="text1"/>
        </w:rPr>
        <w:t xml:space="preserve">% and </w:t>
      </w:r>
      <w:r w:rsidR="00431D71" w:rsidRPr="00792B88">
        <w:rPr>
          <w:rStyle w:val="Strong"/>
          <w:b w:val="0"/>
          <w:bCs w:val="0"/>
          <w:color w:val="000000" w:themeColor="text1"/>
        </w:rPr>
        <w:t>8% decrease in the value of goods.</w:t>
      </w:r>
    </w:p>
    <w:p w14:paraId="0BC32D9C" w14:textId="77777777" w:rsidR="0031388E" w:rsidRDefault="0031388E" w:rsidP="006543EE">
      <w:pPr>
        <w:pStyle w:val="NormalWeb"/>
        <w:spacing w:before="0" w:beforeAutospacing="0" w:after="0" w:afterAutospacing="0" w:line="259" w:lineRule="auto"/>
        <w:jc w:val="both"/>
        <w:rPr>
          <w:rStyle w:val="Strong"/>
          <w:color w:val="000000" w:themeColor="text1"/>
          <w:sz w:val="32"/>
          <w:szCs w:val="32"/>
        </w:rPr>
      </w:pPr>
    </w:p>
    <w:p w14:paraId="2CAED9FA" w14:textId="38EE9927"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Education</w:t>
      </w:r>
    </w:p>
    <w:p w14:paraId="3C6EAA97" w14:textId="77777777" w:rsidR="00792B88" w:rsidRDefault="00792B88" w:rsidP="006543EE">
      <w:pPr>
        <w:pStyle w:val="NormalWeb"/>
        <w:spacing w:before="0" w:beforeAutospacing="0" w:after="0" w:afterAutospacing="0" w:line="259" w:lineRule="auto"/>
        <w:jc w:val="both"/>
        <w:rPr>
          <w:rStyle w:val="Strong"/>
          <w:color w:val="000000" w:themeColor="text1"/>
          <w:sz w:val="32"/>
          <w:szCs w:val="32"/>
        </w:rPr>
      </w:pPr>
    </w:p>
    <w:p w14:paraId="390D7902" w14:textId="73BF874E" w:rsidR="00792B88" w:rsidRPr="00A45C8E" w:rsidRDefault="00A45C8E" w:rsidP="00724269">
      <w:pPr>
        <w:pStyle w:val="NormalWeb"/>
        <w:spacing w:before="0" w:beforeAutospacing="0" w:after="0" w:afterAutospacing="0" w:line="360" w:lineRule="auto"/>
        <w:rPr>
          <w:rStyle w:val="Strong"/>
          <w:b w:val="0"/>
          <w:bCs w:val="0"/>
          <w:color w:val="000000" w:themeColor="text1"/>
        </w:rPr>
      </w:pPr>
      <w:r w:rsidRPr="00A45C8E">
        <w:rPr>
          <w:rStyle w:val="Strong"/>
          <w:b w:val="0"/>
          <w:bCs w:val="0"/>
          <w:color w:val="000000" w:themeColor="text1"/>
        </w:rPr>
        <w:t>In this variable, there were a lot of unknown meanings of the categorical inputs as one of the confusing parts to decipher was the difference between basic_4yr, basic_6yr, and basic_9yr.</w:t>
      </w:r>
      <w:r w:rsidR="002B6200">
        <w:rPr>
          <w:rStyle w:val="Strong"/>
          <w:b w:val="0"/>
          <w:bCs w:val="0"/>
          <w:color w:val="000000" w:themeColor="text1"/>
        </w:rPr>
        <w:t xml:space="preserve"> No significance among the categorical inputs, so this variable is not </w:t>
      </w:r>
      <w:r w:rsidR="00803152">
        <w:rPr>
          <w:rStyle w:val="Strong"/>
          <w:b w:val="0"/>
          <w:bCs w:val="0"/>
          <w:color w:val="000000" w:themeColor="text1"/>
        </w:rPr>
        <w:t>relevant</w:t>
      </w:r>
      <w:r w:rsidR="002B6200">
        <w:rPr>
          <w:rStyle w:val="Strong"/>
          <w:b w:val="0"/>
          <w:bCs w:val="0"/>
          <w:color w:val="000000" w:themeColor="text1"/>
        </w:rPr>
        <w:t xml:space="preserve"> towards generating great insight for XYZ Bank.</w:t>
      </w:r>
    </w:p>
    <w:p w14:paraId="6520763F" w14:textId="77777777" w:rsidR="00792B88" w:rsidRDefault="00792B88" w:rsidP="006543EE">
      <w:pPr>
        <w:pStyle w:val="NormalWeb"/>
        <w:spacing w:before="0" w:beforeAutospacing="0" w:after="0" w:afterAutospacing="0" w:line="259" w:lineRule="auto"/>
        <w:jc w:val="both"/>
        <w:rPr>
          <w:rStyle w:val="Strong"/>
          <w:color w:val="000000" w:themeColor="text1"/>
          <w:sz w:val="32"/>
          <w:szCs w:val="32"/>
        </w:rPr>
      </w:pPr>
    </w:p>
    <w:p w14:paraId="1767F122" w14:textId="2D301CDC"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Emp</w:t>
      </w:r>
      <w:r w:rsidR="00803152">
        <w:rPr>
          <w:rStyle w:val="Strong"/>
          <w:color w:val="000000" w:themeColor="text1"/>
          <w:sz w:val="32"/>
          <w:szCs w:val="32"/>
        </w:rPr>
        <w:t>loyment</w:t>
      </w:r>
      <w:r w:rsidR="00B12290">
        <w:rPr>
          <w:rStyle w:val="Strong"/>
          <w:color w:val="000000" w:themeColor="text1"/>
          <w:sz w:val="32"/>
          <w:szCs w:val="32"/>
        </w:rPr>
        <w:t xml:space="preserve"> </w:t>
      </w:r>
      <w:r w:rsidR="00803152">
        <w:rPr>
          <w:rStyle w:val="Strong"/>
          <w:color w:val="000000" w:themeColor="text1"/>
          <w:sz w:val="32"/>
          <w:szCs w:val="32"/>
        </w:rPr>
        <w:t>Variance</w:t>
      </w:r>
      <w:r w:rsidR="00B12290">
        <w:rPr>
          <w:rStyle w:val="Strong"/>
          <w:color w:val="000000" w:themeColor="text1"/>
          <w:sz w:val="32"/>
          <w:szCs w:val="32"/>
        </w:rPr>
        <w:t xml:space="preserve"> R</w:t>
      </w:r>
      <w:r>
        <w:rPr>
          <w:rStyle w:val="Strong"/>
          <w:color w:val="000000" w:themeColor="text1"/>
          <w:sz w:val="32"/>
          <w:szCs w:val="32"/>
        </w:rPr>
        <w:t>ate</w:t>
      </w:r>
    </w:p>
    <w:p w14:paraId="1F81A0A8" w14:textId="77777777" w:rsidR="00803152" w:rsidRDefault="00803152" w:rsidP="006543EE">
      <w:pPr>
        <w:pStyle w:val="NormalWeb"/>
        <w:spacing w:before="0" w:beforeAutospacing="0" w:after="0" w:afterAutospacing="0" w:line="259" w:lineRule="auto"/>
        <w:jc w:val="both"/>
        <w:rPr>
          <w:rStyle w:val="Strong"/>
          <w:color w:val="000000" w:themeColor="text1"/>
          <w:sz w:val="32"/>
          <w:szCs w:val="32"/>
        </w:rPr>
      </w:pPr>
    </w:p>
    <w:p w14:paraId="4D9E82D7" w14:textId="3FFDBF3C" w:rsidR="00803152" w:rsidRPr="00B12290" w:rsidRDefault="00803152" w:rsidP="00724269">
      <w:pPr>
        <w:pStyle w:val="NormalWeb"/>
        <w:spacing w:before="0" w:beforeAutospacing="0" w:after="0" w:afterAutospacing="0" w:line="360" w:lineRule="auto"/>
        <w:jc w:val="both"/>
        <w:rPr>
          <w:rStyle w:val="Strong"/>
          <w:b w:val="0"/>
          <w:bCs w:val="0"/>
          <w:color w:val="000000" w:themeColor="text1"/>
        </w:rPr>
      </w:pPr>
      <w:r w:rsidRPr="00B12290">
        <w:rPr>
          <w:rStyle w:val="Strong"/>
          <w:b w:val="0"/>
          <w:bCs w:val="0"/>
          <w:color w:val="000000" w:themeColor="text1"/>
        </w:rPr>
        <w:t xml:space="preserve">Of those who said yes, have a negative employment variance rate, which makes sense as those who either lost their job or do not have one thought getting a term deposit </w:t>
      </w:r>
      <w:r w:rsidR="00B12290" w:rsidRPr="00B12290">
        <w:rPr>
          <w:rStyle w:val="Strong"/>
          <w:b w:val="0"/>
          <w:bCs w:val="0"/>
          <w:color w:val="000000" w:themeColor="text1"/>
        </w:rPr>
        <w:t>was a sound financial decision.</w:t>
      </w:r>
    </w:p>
    <w:p w14:paraId="6911957D" w14:textId="77777777" w:rsidR="00803152" w:rsidRDefault="00803152" w:rsidP="006543EE">
      <w:pPr>
        <w:pStyle w:val="NormalWeb"/>
        <w:spacing w:before="0" w:beforeAutospacing="0" w:after="0" w:afterAutospacing="0" w:line="259" w:lineRule="auto"/>
        <w:jc w:val="both"/>
        <w:rPr>
          <w:rStyle w:val="Strong"/>
          <w:color w:val="000000" w:themeColor="text1"/>
          <w:sz w:val="32"/>
          <w:szCs w:val="32"/>
        </w:rPr>
      </w:pPr>
    </w:p>
    <w:p w14:paraId="4CFE76C5" w14:textId="05E63AA2" w:rsidR="006543EE" w:rsidRDefault="006543EE" w:rsidP="006543EE">
      <w:pPr>
        <w:pStyle w:val="NormalWeb"/>
        <w:spacing w:before="0" w:beforeAutospacing="0" w:after="0" w:afterAutospacing="0" w:line="259" w:lineRule="auto"/>
        <w:jc w:val="both"/>
        <w:rPr>
          <w:rStyle w:val="Strong"/>
          <w:color w:val="000000" w:themeColor="text1"/>
          <w:sz w:val="32"/>
          <w:szCs w:val="32"/>
        </w:rPr>
      </w:pPr>
      <w:r>
        <w:rPr>
          <w:rStyle w:val="Strong"/>
          <w:color w:val="000000" w:themeColor="text1"/>
          <w:sz w:val="32"/>
          <w:szCs w:val="32"/>
        </w:rPr>
        <w:t>Campaign</w:t>
      </w:r>
    </w:p>
    <w:p w14:paraId="2B2D14AD" w14:textId="77777777" w:rsidR="00B12290" w:rsidRDefault="00B12290" w:rsidP="006543EE">
      <w:pPr>
        <w:pStyle w:val="NormalWeb"/>
        <w:spacing w:before="0" w:beforeAutospacing="0" w:after="0" w:afterAutospacing="0" w:line="259" w:lineRule="auto"/>
        <w:jc w:val="both"/>
        <w:rPr>
          <w:rStyle w:val="Strong"/>
          <w:color w:val="000000" w:themeColor="text1"/>
          <w:sz w:val="32"/>
          <w:szCs w:val="32"/>
        </w:rPr>
      </w:pPr>
    </w:p>
    <w:p w14:paraId="5387B695" w14:textId="35863B50" w:rsidR="00B12290" w:rsidRPr="00B12290" w:rsidRDefault="00724269" w:rsidP="00724269">
      <w:pPr>
        <w:pStyle w:val="NormalWeb"/>
        <w:spacing w:before="0" w:beforeAutospacing="0" w:after="0" w:afterAutospacing="0" w:line="360" w:lineRule="auto"/>
        <w:jc w:val="both"/>
        <w:rPr>
          <w:rStyle w:val="Strong"/>
          <w:b w:val="0"/>
          <w:bCs w:val="0"/>
          <w:color w:val="000000" w:themeColor="text1"/>
        </w:rPr>
      </w:pPr>
      <w:r>
        <w:rPr>
          <w:rStyle w:val="Strong"/>
          <w:b w:val="0"/>
          <w:bCs w:val="0"/>
          <w:color w:val="000000" w:themeColor="text1"/>
        </w:rPr>
        <w:t>Most of</w:t>
      </w:r>
      <w:r w:rsidR="00A468F5">
        <w:rPr>
          <w:rStyle w:val="Strong"/>
          <w:b w:val="0"/>
          <w:bCs w:val="0"/>
          <w:color w:val="000000" w:themeColor="text1"/>
        </w:rPr>
        <w:t xml:space="preserve"> the yes category </w:t>
      </w:r>
      <w:r w:rsidR="00B128A6">
        <w:rPr>
          <w:rStyle w:val="Strong"/>
          <w:b w:val="0"/>
          <w:bCs w:val="0"/>
          <w:color w:val="000000" w:themeColor="text1"/>
        </w:rPr>
        <w:t>came from one previous call</w:t>
      </w:r>
      <w:r w:rsidR="00163D37">
        <w:rPr>
          <w:rStyle w:val="Strong"/>
          <w:b w:val="0"/>
          <w:bCs w:val="0"/>
          <w:color w:val="000000" w:themeColor="text1"/>
        </w:rPr>
        <w:t xml:space="preserve">, and decreased as more calls were made. </w:t>
      </w:r>
      <w:r w:rsidR="00840E63">
        <w:rPr>
          <w:rStyle w:val="Strong"/>
          <w:b w:val="0"/>
          <w:bCs w:val="0"/>
          <w:color w:val="000000" w:themeColor="text1"/>
        </w:rPr>
        <w:t>It makes sense because if someone</w:t>
      </w:r>
      <w:r w:rsidR="00FF3374">
        <w:rPr>
          <w:rStyle w:val="Strong"/>
          <w:b w:val="0"/>
          <w:bCs w:val="0"/>
          <w:color w:val="000000" w:themeColor="text1"/>
        </w:rPr>
        <w:t xml:space="preserve"> wants something they will say yes soon, </w:t>
      </w:r>
      <w:r w:rsidR="00D44C21">
        <w:rPr>
          <w:rStyle w:val="Strong"/>
          <w:b w:val="0"/>
          <w:bCs w:val="0"/>
          <w:color w:val="000000" w:themeColor="text1"/>
        </w:rPr>
        <w:t xml:space="preserve">as the more calls made to one client </w:t>
      </w:r>
      <w:r w:rsidR="00EB4BBC">
        <w:rPr>
          <w:rStyle w:val="Strong"/>
          <w:b w:val="0"/>
          <w:bCs w:val="0"/>
          <w:color w:val="000000" w:themeColor="text1"/>
        </w:rPr>
        <w:t>is wasted effort.</w:t>
      </w:r>
      <w:r w:rsidR="00840E63">
        <w:rPr>
          <w:rStyle w:val="Strong"/>
          <w:b w:val="0"/>
          <w:bCs w:val="0"/>
          <w:color w:val="000000" w:themeColor="text1"/>
        </w:rPr>
        <w:t xml:space="preserve"> </w:t>
      </w:r>
      <w:r w:rsidR="00D1451E">
        <w:rPr>
          <w:rStyle w:val="Strong"/>
          <w:b w:val="0"/>
          <w:bCs w:val="0"/>
          <w:color w:val="000000" w:themeColor="text1"/>
        </w:rPr>
        <w:t xml:space="preserve">Better optimization </w:t>
      </w:r>
      <w:r>
        <w:rPr>
          <w:rStyle w:val="Strong"/>
          <w:b w:val="0"/>
          <w:bCs w:val="0"/>
          <w:color w:val="000000" w:themeColor="text1"/>
        </w:rPr>
        <w:t>for XYZ Bank is to move on to newer clients as they will have a better potential of those saying yes instead of repeatedly calling the same clients.</w:t>
      </w:r>
    </w:p>
    <w:p w14:paraId="6220C957" w14:textId="77777777" w:rsidR="006543EE" w:rsidRDefault="006543EE" w:rsidP="006543EE">
      <w:pPr>
        <w:pStyle w:val="NormalWeb"/>
        <w:spacing w:before="0" w:beforeAutospacing="0" w:after="0" w:afterAutospacing="0" w:line="259" w:lineRule="auto"/>
        <w:rPr>
          <w:rStyle w:val="Strong"/>
          <w:color w:val="000000" w:themeColor="text1"/>
          <w:sz w:val="32"/>
          <w:szCs w:val="32"/>
        </w:rPr>
      </w:pPr>
    </w:p>
    <w:p w14:paraId="7A6D7796" w14:textId="77777777" w:rsidR="006543EE" w:rsidRDefault="006543EE" w:rsidP="006543EE">
      <w:pPr>
        <w:pStyle w:val="NormalWeb"/>
        <w:spacing w:before="0" w:beforeAutospacing="0" w:after="0" w:afterAutospacing="0" w:line="259" w:lineRule="auto"/>
        <w:rPr>
          <w:rStyle w:val="Strong"/>
          <w:color w:val="000000" w:themeColor="text1"/>
          <w:sz w:val="32"/>
          <w:szCs w:val="32"/>
        </w:rPr>
      </w:pPr>
    </w:p>
    <w:p w14:paraId="7510FE1D" w14:textId="7BF063FE" w:rsidR="006543EE" w:rsidRDefault="006543EE" w:rsidP="006543EE">
      <w:pPr>
        <w:pStyle w:val="NormalWeb"/>
        <w:spacing w:before="0" w:beforeAutospacing="0" w:after="0" w:afterAutospacing="0" w:line="259" w:lineRule="auto"/>
        <w:rPr>
          <w:rStyle w:val="Strong"/>
          <w:color w:val="000000" w:themeColor="text1"/>
          <w:sz w:val="32"/>
          <w:szCs w:val="32"/>
        </w:rPr>
      </w:pPr>
    </w:p>
    <w:p w14:paraId="58AA740A" w14:textId="4B01CD64" w:rsidR="18801AC4" w:rsidRDefault="18801AC4">
      <w:r>
        <w:br w:type="page"/>
      </w:r>
    </w:p>
    <w:p w14:paraId="5AD81AE6" w14:textId="48207F92" w:rsidR="33EA8AFE" w:rsidRDefault="6ACCC9B5" w:rsidP="6CA74A64">
      <w:pPr>
        <w:pStyle w:val="NormalWeb"/>
        <w:spacing w:before="0" w:beforeAutospacing="0" w:after="0" w:afterAutospacing="0" w:line="259" w:lineRule="auto"/>
        <w:jc w:val="center"/>
        <w:rPr>
          <w:rStyle w:val="Strong"/>
          <w:color w:val="000000" w:themeColor="text1"/>
          <w:sz w:val="32"/>
          <w:szCs w:val="32"/>
        </w:rPr>
      </w:pPr>
      <w:r w:rsidRPr="6CA74A64">
        <w:rPr>
          <w:rStyle w:val="Strong"/>
          <w:color w:val="000000" w:themeColor="text1"/>
          <w:sz w:val="32"/>
          <w:szCs w:val="32"/>
        </w:rPr>
        <w:t>Appendices</w:t>
      </w:r>
    </w:p>
    <w:p w14:paraId="64827148" w14:textId="0494F7FD" w:rsidR="6CA74A64" w:rsidRDefault="6CA74A64" w:rsidP="18801AC4">
      <w:pPr>
        <w:pStyle w:val="NormalWeb"/>
        <w:spacing w:before="0" w:beforeAutospacing="0" w:after="0" w:afterAutospacing="0" w:line="259" w:lineRule="auto"/>
        <w:jc w:val="center"/>
        <w:rPr>
          <w:rStyle w:val="Strong"/>
          <w:color w:val="000000" w:themeColor="text1"/>
          <w:sz w:val="32"/>
          <w:szCs w:val="32"/>
        </w:rPr>
      </w:pPr>
    </w:p>
    <w:p w14:paraId="7BD82397" w14:textId="29E4DD8F" w:rsidR="6ACCC9B5" w:rsidRDefault="6ACCC9B5" w:rsidP="08121D5D">
      <w:pPr>
        <w:pStyle w:val="NormalWeb"/>
        <w:spacing w:before="0" w:beforeAutospacing="0" w:after="0" w:afterAutospacing="0" w:line="259" w:lineRule="auto"/>
        <w:jc w:val="center"/>
        <w:rPr>
          <w:rStyle w:val="Strong"/>
          <w:color w:val="000000" w:themeColor="text1"/>
          <w:sz w:val="32"/>
          <w:szCs w:val="32"/>
        </w:rPr>
      </w:pPr>
      <w:r w:rsidRPr="08121D5D">
        <w:rPr>
          <w:rStyle w:val="Strong"/>
          <w:color w:val="000000" w:themeColor="text1"/>
          <w:sz w:val="32"/>
          <w:szCs w:val="32"/>
        </w:rPr>
        <w:t>Appendix A</w:t>
      </w:r>
      <w:r w:rsidR="20F25D0D" w:rsidRPr="08121D5D">
        <w:rPr>
          <w:rStyle w:val="Strong"/>
          <w:color w:val="000000" w:themeColor="text1"/>
          <w:sz w:val="32"/>
          <w:szCs w:val="32"/>
        </w:rPr>
        <w:t xml:space="preserve"> – Exploratory Data Analysis</w:t>
      </w:r>
    </w:p>
    <w:p w14:paraId="3DA7556E" w14:textId="159BE65D" w:rsidR="6CA74A64" w:rsidRDefault="6CA74A64" w:rsidP="6CA74A64">
      <w:pPr>
        <w:pStyle w:val="NormalWeb"/>
        <w:spacing w:before="0" w:beforeAutospacing="0" w:after="0" w:afterAutospacing="0" w:line="259" w:lineRule="auto"/>
        <w:jc w:val="center"/>
        <w:rPr>
          <w:rStyle w:val="Strong"/>
          <w:color w:val="000000" w:themeColor="text1"/>
          <w:sz w:val="32"/>
          <w:szCs w:val="32"/>
        </w:rPr>
      </w:pPr>
    </w:p>
    <w:p w14:paraId="601825F9" w14:textId="07D11F0C" w:rsidR="6CA74A64" w:rsidRDefault="4B0435F7" w:rsidP="14AFF0C9">
      <w:pPr>
        <w:pStyle w:val="NormalWeb"/>
        <w:spacing w:before="0" w:beforeAutospacing="0" w:after="0" w:afterAutospacing="0" w:line="259" w:lineRule="auto"/>
        <w:jc w:val="center"/>
        <w:rPr>
          <w:rStyle w:val="Strong"/>
          <w:color w:val="000000" w:themeColor="text1"/>
          <w:sz w:val="32"/>
          <w:szCs w:val="32"/>
        </w:rPr>
      </w:pPr>
      <w:r w:rsidRPr="14AFF0C9">
        <w:rPr>
          <w:rStyle w:val="Strong"/>
          <w:color w:val="000000" w:themeColor="text1"/>
        </w:rPr>
        <w:t>Numerical summary statistics</w:t>
      </w:r>
    </w:p>
    <w:p w14:paraId="45E5F3FE" w14:textId="5EFC638E" w:rsidR="4B0435F7" w:rsidRDefault="4B0435F7" w:rsidP="14AFF0C9">
      <w:pPr>
        <w:pStyle w:val="NormalWeb"/>
        <w:spacing w:before="0" w:beforeAutospacing="0" w:after="0" w:afterAutospacing="0" w:line="259" w:lineRule="auto"/>
        <w:jc w:val="center"/>
      </w:pPr>
      <w:r>
        <w:rPr>
          <w:noProof/>
        </w:rPr>
        <w:drawing>
          <wp:inline distT="0" distB="0" distL="0" distR="0" wp14:anchorId="1F1BAF11" wp14:editId="5E70A4F0">
            <wp:extent cx="4572000" cy="2133600"/>
            <wp:effectExtent l="0" t="0" r="0" b="0"/>
            <wp:docPr id="2001201566" name="Picture 2001201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133600"/>
                    </a:xfrm>
                    <a:prstGeom prst="rect">
                      <a:avLst/>
                    </a:prstGeom>
                  </pic:spPr>
                </pic:pic>
              </a:graphicData>
            </a:graphic>
          </wp:inline>
        </w:drawing>
      </w:r>
    </w:p>
    <w:p w14:paraId="2BAC1AE4" w14:textId="0C04F9BC" w:rsidR="6CA74A64" w:rsidRDefault="4B0435F7" w:rsidP="14AFF0C9">
      <w:pPr>
        <w:pStyle w:val="NormalWeb"/>
        <w:spacing w:before="0" w:beforeAutospacing="0" w:after="0" w:afterAutospacing="0" w:line="259" w:lineRule="auto"/>
        <w:jc w:val="center"/>
        <w:rPr>
          <w:rStyle w:val="Strong"/>
          <w:color w:val="000000" w:themeColor="text1"/>
        </w:rPr>
      </w:pPr>
      <w:r w:rsidRPr="14AFF0C9">
        <w:rPr>
          <w:rStyle w:val="Strong"/>
          <w:color w:val="000000" w:themeColor="text1"/>
        </w:rPr>
        <w:t>Categorical summary statistics</w:t>
      </w:r>
    </w:p>
    <w:p w14:paraId="25239A33" w14:textId="337B592C" w:rsidR="6CA74A64" w:rsidRDefault="4B0435F7" w:rsidP="14AFF0C9">
      <w:pPr>
        <w:pStyle w:val="NormalWeb"/>
        <w:spacing w:before="0" w:beforeAutospacing="0" w:after="0" w:afterAutospacing="0" w:line="259" w:lineRule="auto"/>
        <w:jc w:val="center"/>
      </w:pPr>
      <w:r>
        <w:rPr>
          <w:noProof/>
        </w:rPr>
        <w:drawing>
          <wp:inline distT="0" distB="0" distL="0" distR="0" wp14:anchorId="05B220CF" wp14:editId="35A98E35">
            <wp:extent cx="4572000" cy="1466850"/>
            <wp:effectExtent l="0" t="0" r="0" b="0"/>
            <wp:docPr id="1971187415" name="Picture 1971187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p w14:paraId="212036CF" w14:textId="1D013EE9" w:rsidR="6CA74A64" w:rsidRDefault="6CA74A64" w:rsidP="14AFF0C9">
      <w:pPr>
        <w:pStyle w:val="NormalWeb"/>
        <w:spacing w:before="0" w:beforeAutospacing="0" w:after="0" w:afterAutospacing="0" w:line="259" w:lineRule="auto"/>
        <w:jc w:val="center"/>
        <w:rPr>
          <w:rStyle w:val="Strong"/>
          <w:color w:val="000000" w:themeColor="text1"/>
          <w:sz w:val="32"/>
          <w:szCs w:val="32"/>
        </w:rPr>
      </w:pPr>
    </w:p>
    <w:p w14:paraId="4C66E94B" w14:textId="2624BBA5" w:rsidR="099AE20F" w:rsidRDefault="099AE20F" w:rsidP="14AFF0C9">
      <w:pPr>
        <w:pStyle w:val="NormalWeb"/>
        <w:spacing w:before="0" w:beforeAutospacing="0" w:after="0" w:afterAutospacing="0" w:line="259" w:lineRule="auto"/>
        <w:jc w:val="center"/>
        <w:rPr>
          <w:rStyle w:val="Strong"/>
          <w:color w:val="000000" w:themeColor="text1"/>
          <w:sz w:val="32"/>
          <w:szCs w:val="32"/>
        </w:rPr>
      </w:pPr>
      <w:r w:rsidRPr="14AFF0C9">
        <w:rPr>
          <w:rStyle w:val="Strong"/>
          <w:color w:val="000000" w:themeColor="text1"/>
          <w:sz w:val="32"/>
          <w:szCs w:val="32"/>
        </w:rPr>
        <w:t>Distribution of Numerical Features</w:t>
      </w:r>
    </w:p>
    <w:p w14:paraId="3CCC5378" w14:textId="3F1BFD4F" w:rsidR="099AE20F" w:rsidRDefault="099AE20F" w:rsidP="14AFF0C9">
      <w:pPr>
        <w:pStyle w:val="NormalWeb"/>
        <w:spacing w:before="0" w:beforeAutospacing="0" w:after="0" w:afterAutospacing="0" w:line="259" w:lineRule="auto"/>
        <w:jc w:val="center"/>
      </w:pPr>
      <w:r>
        <w:rPr>
          <w:noProof/>
        </w:rPr>
        <w:drawing>
          <wp:inline distT="0" distB="0" distL="0" distR="0" wp14:anchorId="1AA07552" wp14:editId="73022DF2">
            <wp:extent cx="4572000" cy="2686050"/>
            <wp:effectExtent l="0" t="0" r="0" b="0"/>
            <wp:docPr id="2108889331" name="Picture 2108889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686050"/>
                    </a:xfrm>
                    <a:prstGeom prst="rect">
                      <a:avLst/>
                    </a:prstGeom>
                  </pic:spPr>
                </pic:pic>
              </a:graphicData>
            </a:graphic>
          </wp:inline>
        </w:drawing>
      </w:r>
    </w:p>
    <w:p w14:paraId="34E3E127" w14:textId="367AE7E2" w:rsidR="6CA74A64" w:rsidRDefault="6CA74A64" w:rsidP="2A5E3922">
      <w:pPr>
        <w:pStyle w:val="NormalWeb"/>
        <w:spacing w:before="0" w:beforeAutospacing="0" w:after="0" w:afterAutospacing="0" w:line="259" w:lineRule="auto"/>
        <w:jc w:val="center"/>
        <w:rPr>
          <w:rStyle w:val="Strong"/>
          <w:color w:val="000000" w:themeColor="text1"/>
          <w:sz w:val="32"/>
          <w:szCs w:val="32"/>
        </w:rPr>
      </w:pPr>
    </w:p>
    <w:p w14:paraId="16C39FF8" w14:textId="6177D8FB" w:rsidR="2C611998" w:rsidRDefault="2C611998" w:rsidP="2A5E3922">
      <w:pPr>
        <w:pStyle w:val="NormalWeb"/>
        <w:spacing w:before="0" w:beforeAutospacing="0" w:after="0" w:afterAutospacing="0" w:line="259" w:lineRule="auto"/>
        <w:jc w:val="center"/>
        <w:rPr>
          <w:rStyle w:val="Strong"/>
          <w:color w:val="000000" w:themeColor="text1"/>
          <w:sz w:val="32"/>
          <w:szCs w:val="32"/>
        </w:rPr>
      </w:pPr>
      <w:r w:rsidRPr="2A5E3922">
        <w:rPr>
          <w:rStyle w:val="Strong"/>
          <w:color w:val="000000" w:themeColor="text1"/>
          <w:sz w:val="32"/>
          <w:szCs w:val="32"/>
        </w:rPr>
        <w:t>Scatterplot of Numerical Features</w:t>
      </w:r>
    </w:p>
    <w:p w14:paraId="395DCC98" w14:textId="33D38994" w:rsidR="2C611998" w:rsidRDefault="2C611998" w:rsidP="2A5E3922">
      <w:pPr>
        <w:pStyle w:val="NormalWeb"/>
        <w:spacing w:before="0" w:beforeAutospacing="0" w:after="0" w:afterAutospacing="0" w:line="259" w:lineRule="auto"/>
        <w:jc w:val="center"/>
      </w:pPr>
      <w:r>
        <w:rPr>
          <w:noProof/>
        </w:rPr>
        <w:drawing>
          <wp:inline distT="0" distB="0" distL="0" distR="0" wp14:anchorId="2F3716B0" wp14:editId="1B42F6C9">
            <wp:extent cx="4572000" cy="2695575"/>
            <wp:effectExtent l="0" t="0" r="0" b="0"/>
            <wp:docPr id="1634916345" name="Picture 1634916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695575"/>
                    </a:xfrm>
                    <a:prstGeom prst="rect">
                      <a:avLst/>
                    </a:prstGeom>
                  </pic:spPr>
                </pic:pic>
              </a:graphicData>
            </a:graphic>
          </wp:inline>
        </w:drawing>
      </w:r>
    </w:p>
    <w:p w14:paraId="3CDAE369" w14:textId="39DBDFE1" w:rsidR="2A5E3922" w:rsidRDefault="2A5E3922" w:rsidP="2A5E3922">
      <w:pPr>
        <w:pStyle w:val="NormalWeb"/>
        <w:spacing w:before="0" w:beforeAutospacing="0" w:after="0" w:afterAutospacing="0" w:line="259" w:lineRule="auto"/>
        <w:jc w:val="center"/>
      </w:pPr>
    </w:p>
    <w:p w14:paraId="12EDF913" w14:textId="53A6CFB4" w:rsidR="63776B38" w:rsidRDefault="63776B38" w:rsidP="2A5E3922">
      <w:pPr>
        <w:pStyle w:val="NormalWeb"/>
        <w:spacing w:before="0" w:beforeAutospacing="0" w:after="0" w:afterAutospacing="0" w:line="259" w:lineRule="auto"/>
        <w:jc w:val="center"/>
      </w:pPr>
      <w:r>
        <w:t>Boxplot for Numerical Features</w:t>
      </w:r>
    </w:p>
    <w:p w14:paraId="3D85BEC0" w14:textId="5E9B6141" w:rsidR="2A5E3922" w:rsidRDefault="2A5E3922" w:rsidP="2A5E3922">
      <w:pPr>
        <w:pStyle w:val="NormalWeb"/>
        <w:spacing w:before="0" w:beforeAutospacing="0" w:after="0" w:afterAutospacing="0" w:line="259" w:lineRule="auto"/>
        <w:jc w:val="center"/>
      </w:pPr>
    </w:p>
    <w:p w14:paraId="0659F519" w14:textId="5C5DB279" w:rsidR="63776B38" w:rsidRDefault="63776B38" w:rsidP="2A5E3922">
      <w:pPr>
        <w:pStyle w:val="NormalWeb"/>
        <w:spacing w:before="0" w:beforeAutospacing="0" w:after="0" w:afterAutospacing="0" w:line="259" w:lineRule="auto"/>
        <w:jc w:val="center"/>
      </w:pPr>
      <w:r>
        <w:rPr>
          <w:noProof/>
        </w:rPr>
        <w:drawing>
          <wp:inline distT="0" distB="0" distL="0" distR="0" wp14:anchorId="2B366DA1" wp14:editId="4AE055A8">
            <wp:extent cx="4572000" cy="2771775"/>
            <wp:effectExtent l="0" t="0" r="0" b="0"/>
            <wp:docPr id="190247408" name="Picture 190247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0735A0F0" w14:textId="5AAC95E1" w:rsidR="2A5E3922" w:rsidRDefault="2A5E3922" w:rsidP="2A5E3922">
      <w:pPr>
        <w:pStyle w:val="NormalWeb"/>
        <w:spacing w:before="0" w:beforeAutospacing="0" w:after="0" w:afterAutospacing="0" w:line="259" w:lineRule="auto"/>
        <w:jc w:val="center"/>
      </w:pPr>
    </w:p>
    <w:p w14:paraId="4DBE0AB9" w14:textId="26B32969" w:rsidR="0C0DC7C0" w:rsidRDefault="0C0DC7C0" w:rsidP="2A5E3922">
      <w:pPr>
        <w:pStyle w:val="NormalWeb"/>
        <w:spacing w:before="0" w:beforeAutospacing="0" w:after="0" w:afterAutospacing="0" w:line="259" w:lineRule="auto"/>
        <w:jc w:val="center"/>
      </w:pPr>
      <w:r>
        <w:t>Contingency Table for Numerical Variables</w:t>
      </w:r>
    </w:p>
    <w:p w14:paraId="1F086A6E" w14:textId="107C70BE" w:rsidR="0C0DC7C0" w:rsidRDefault="0C0DC7C0" w:rsidP="2A5E3922">
      <w:pPr>
        <w:pStyle w:val="NormalWeb"/>
        <w:spacing w:before="0" w:beforeAutospacing="0" w:after="0" w:afterAutospacing="0" w:line="259" w:lineRule="auto"/>
        <w:jc w:val="center"/>
      </w:pPr>
      <w:r>
        <w:rPr>
          <w:noProof/>
        </w:rPr>
        <w:drawing>
          <wp:inline distT="0" distB="0" distL="0" distR="0" wp14:anchorId="2A76974D" wp14:editId="3B6FCB8B">
            <wp:extent cx="4572000" cy="2771775"/>
            <wp:effectExtent l="0" t="0" r="0" b="0"/>
            <wp:docPr id="1301323019" name="Picture 1301323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2F4A2DFC" w14:textId="14FDF7D6" w:rsidR="2A5E3922" w:rsidRDefault="2A5E3922" w:rsidP="2A5E3922">
      <w:pPr>
        <w:pStyle w:val="NormalWeb"/>
        <w:spacing w:before="0" w:beforeAutospacing="0" w:after="0" w:afterAutospacing="0" w:line="259" w:lineRule="auto"/>
        <w:jc w:val="center"/>
      </w:pPr>
    </w:p>
    <w:p w14:paraId="66F99E41" w14:textId="7E28D11F" w:rsidR="0C0DC7C0" w:rsidRDefault="0C0DC7C0" w:rsidP="2A5E3922">
      <w:pPr>
        <w:pStyle w:val="NormalWeb"/>
        <w:spacing w:before="0" w:beforeAutospacing="0" w:after="0" w:afterAutospacing="0" w:line="259" w:lineRule="auto"/>
        <w:jc w:val="center"/>
      </w:pPr>
      <w:r>
        <w:t>Contingency Table for Categorical Variables</w:t>
      </w:r>
    </w:p>
    <w:p w14:paraId="4D213B89" w14:textId="3B346FB7" w:rsidR="0C0DC7C0" w:rsidRDefault="0C0DC7C0" w:rsidP="2A5E3922">
      <w:pPr>
        <w:pStyle w:val="NormalWeb"/>
        <w:spacing w:before="0" w:beforeAutospacing="0" w:after="0" w:afterAutospacing="0" w:line="259" w:lineRule="auto"/>
        <w:jc w:val="center"/>
      </w:pPr>
      <w:r>
        <w:rPr>
          <w:noProof/>
        </w:rPr>
        <w:drawing>
          <wp:inline distT="0" distB="0" distL="0" distR="0" wp14:anchorId="48919453" wp14:editId="7F500229">
            <wp:extent cx="4572000" cy="2771775"/>
            <wp:effectExtent l="0" t="0" r="0" b="0"/>
            <wp:docPr id="180975634" name="Picture 180975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0D3EBFE" w14:textId="0F824DD1" w:rsidR="06D38C11" w:rsidRDefault="06D38C11" w:rsidP="2A5E3922">
      <w:pPr>
        <w:pStyle w:val="NormalWeb"/>
        <w:spacing w:before="0" w:beforeAutospacing="0" w:after="0" w:afterAutospacing="0" w:line="259" w:lineRule="auto"/>
        <w:jc w:val="center"/>
      </w:pPr>
      <w:r>
        <w:rPr>
          <w:noProof/>
        </w:rPr>
        <w:drawing>
          <wp:inline distT="0" distB="0" distL="0" distR="0" wp14:anchorId="1ACB0663" wp14:editId="6721308A">
            <wp:extent cx="1816412" cy="1233646"/>
            <wp:effectExtent l="0" t="0" r="0" b="0"/>
            <wp:docPr id="2046383534" name="Picture 204638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16412" cy="1233646"/>
                    </a:xfrm>
                    <a:prstGeom prst="rect">
                      <a:avLst/>
                    </a:prstGeom>
                  </pic:spPr>
                </pic:pic>
              </a:graphicData>
            </a:graphic>
          </wp:inline>
        </w:drawing>
      </w:r>
    </w:p>
    <w:p w14:paraId="3181BEEC" w14:textId="7A91F1EC" w:rsidR="08121D5D" w:rsidRDefault="08121D5D" w:rsidP="31E79D1B">
      <w:pPr>
        <w:pStyle w:val="NormalWeb"/>
        <w:spacing w:before="0" w:beforeAutospacing="0" w:after="0" w:afterAutospacing="0" w:line="259" w:lineRule="auto"/>
        <w:jc w:val="center"/>
        <w:rPr>
          <w:rStyle w:val="Strong"/>
          <w:color w:val="000000" w:themeColor="text1"/>
          <w:sz w:val="32"/>
          <w:szCs w:val="32"/>
        </w:rPr>
      </w:pPr>
    </w:p>
    <w:p w14:paraId="188E37F7" w14:textId="66B80A27" w:rsidR="5434F2C9" w:rsidRDefault="5434F2C9" w:rsidP="31E79D1B">
      <w:pPr>
        <w:pStyle w:val="NormalWeb"/>
        <w:spacing w:before="0" w:beforeAutospacing="0" w:after="0" w:afterAutospacing="0" w:line="259" w:lineRule="auto"/>
        <w:jc w:val="center"/>
      </w:pPr>
      <w:r>
        <w:rPr>
          <w:noProof/>
        </w:rPr>
        <w:drawing>
          <wp:inline distT="0" distB="0" distL="0" distR="0" wp14:anchorId="1AC6CA24" wp14:editId="5B1C0ECD">
            <wp:extent cx="5462649" cy="3505200"/>
            <wp:effectExtent l="0" t="0" r="0" b="0"/>
            <wp:docPr id="1643949770" name="Picture 1643949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62649" cy="3505200"/>
                    </a:xfrm>
                    <a:prstGeom prst="rect">
                      <a:avLst/>
                    </a:prstGeom>
                  </pic:spPr>
                </pic:pic>
              </a:graphicData>
            </a:graphic>
          </wp:inline>
        </w:drawing>
      </w:r>
    </w:p>
    <w:p w14:paraId="3C557B1C" w14:textId="51CC2C32" w:rsidR="5434F2C9" w:rsidRDefault="5434F2C9" w:rsidP="31E79D1B">
      <w:pPr>
        <w:pStyle w:val="NormalWeb"/>
        <w:spacing w:before="0" w:beforeAutospacing="0" w:after="0" w:afterAutospacing="0" w:line="259" w:lineRule="auto"/>
        <w:jc w:val="center"/>
      </w:pPr>
      <w:r>
        <w:t>CPI (Inflation) and Euribor3m (Interest Rates) with Response Over Time</w:t>
      </w:r>
    </w:p>
    <w:p w14:paraId="3280BE82" w14:textId="4D891A05" w:rsidR="31E79D1B" w:rsidRDefault="31E79D1B" w:rsidP="31E79D1B">
      <w:pPr>
        <w:pStyle w:val="NormalWeb"/>
        <w:spacing w:before="0" w:beforeAutospacing="0" w:after="0" w:afterAutospacing="0" w:line="259" w:lineRule="auto"/>
        <w:jc w:val="center"/>
        <w:rPr>
          <w:rStyle w:val="Strong"/>
          <w:color w:val="000000" w:themeColor="text1"/>
          <w:sz w:val="32"/>
          <w:szCs w:val="32"/>
        </w:rPr>
      </w:pPr>
    </w:p>
    <w:p w14:paraId="399C2D1F" w14:textId="52A33134" w:rsidR="6ACCC9B5" w:rsidRDefault="6ACCC9B5" w:rsidP="66A22DDC">
      <w:pPr>
        <w:pStyle w:val="NormalWeb"/>
        <w:spacing w:before="0" w:beforeAutospacing="0" w:after="0" w:afterAutospacing="0" w:line="259" w:lineRule="auto"/>
        <w:jc w:val="center"/>
        <w:rPr>
          <w:rStyle w:val="Strong"/>
          <w:color w:val="000000" w:themeColor="text1"/>
          <w:sz w:val="32"/>
          <w:szCs w:val="32"/>
        </w:rPr>
      </w:pPr>
      <w:r w:rsidRPr="66A22DDC">
        <w:rPr>
          <w:rStyle w:val="Strong"/>
          <w:color w:val="000000" w:themeColor="text1"/>
          <w:sz w:val="32"/>
          <w:szCs w:val="32"/>
        </w:rPr>
        <w:t>Appendix B</w:t>
      </w:r>
      <w:r w:rsidR="6AED4218" w:rsidRPr="66A22DDC">
        <w:rPr>
          <w:rStyle w:val="Strong"/>
          <w:color w:val="000000" w:themeColor="text1"/>
          <w:sz w:val="32"/>
          <w:szCs w:val="32"/>
        </w:rPr>
        <w:t xml:space="preserve"> – Machin</w:t>
      </w:r>
      <w:r w:rsidR="52B9157A" w:rsidRPr="66A22DDC">
        <w:rPr>
          <w:rStyle w:val="Strong"/>
          <w:color w:val="000000" w:themeColor="text1"/>
          <w:sz w:val="32"/>
          <w:szCs w:val="32"/>
        </w:rPr>
        <w:t>e</w:t>
      </w:r>
      <w:r w:rsidR="6AED4218" w:rsidRPr="66A22DDC">
        <w:rPr>
          <w:rStyle w:val="Strong"/>
          <w:color w:val="000000" w:themeColor="text1"/>
          <w:sz w:val="32"/>
          <w:szCs w:val="32"/>
        </w:rPr>
        <w:t xml:space="preserve"> Learning Models</w:t>
      </w:r>
    </w:p>
    <w:p w14:paraId="6225D798" w14:textId="19AB4C68" w:rsidR="08121D5D" w:rsidRDefault="08121D5D" w:rsidP="08121D5D">
      <w:pPr>
        <w:pStyle w:val="NormalWeb"/>
        <w:spacing w:before="0" w:beforeAutospacing="0" w:after="0" w:afterAutospacing="0" w:line="259" w:lineRule="auto"/>
        <w:jc w:val="center"/>
        <w:rPr>
          <w:rStyle w:val="Strong"/>
          <w:color w:val="000000" w:themeColor="text1"/>
          <w:sz w:val="32"/>
          <w:szCs w:val="32"/>
        </w:rPr>
      </w:pPr>
    </w:p>
    <w:p w14:paraId="0F1A7C99" w14:textId="619D8B98" w:rsidR="33EA8AFE" w:rsidRDefault="7683D4EF" w:rsidP="537A8EA9">
      <w:pPr>
        <w:pStyle w:val="NormalWeb"/>
        <w:spacing w:before="0" w:beforeAutospacing="0" w:after="0" w:afterAutospacing="0" w:line="259" w:lineRule="auto"/>
        <w:jc w:val="center"/>
      </w:pPr>
      <w:r>
        <w:rPr>
          <w:noProof/>
        </w:rPr>
        <w:drawing>
          <wp:inline distT="0" distB="0" distL="0" distR="0" wp14:anchorId="4873DFA3" wp14:editId="7C631589">
            <wp:extent cx="3605473" cy="3162300"/>
            <wp:effectExtent l="0" t="0" r="0" b="0"/>
            <wp:docPr id="1985026482" name="Picture 1985026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605473" cy="3162300"/>
                    </a:xfrm>
                    <a:prstGeom prst="rect">
                      <a:avLst/>
                    </a:prstGeom>
                  </pic:spPr>
                </pic:pic>
              </a:graphicData>
            </a:graphic>
          </wp:inline>
        </w:drawing>
      </w:r>
    </w:p>
    <w:p w14:paraId="563D165B" w14:textId="2A5D4171" w:rsidR="33EA8AFE" w:rsidRDefault="7683D4EF" w:rsidP="537A8EA9">
      <w:pPr>
        <w:pStyle w:val="NormalWeb"/>
        <w:spacing w:before="0" w:beforeAutospacing="0" w:after="0" w:afterAutospacing="0" w:line="259" w:lineRule="auto"/>
        <w:jc w:val="center"/>
        <w:rPr>
          <w:rStyle w:val="Strong"/>
          <w:color w:val="000000" w:themeColor="text1"/>
          <w:sz w:val="32"/>
          <w:szCs w:val="32"/>
        </w:rPr>
      </w:pPr>
      <w:r w:rsidRPr="537A8EA9">
        <w:rPr>
          <w:rStyle w:val="Strong"/>
          <w:color w:val="000000" w:themeColor="text1"/>
          <w:sz w:val="32"/>
          <w:szCs w:val="32"/>
        </w:rPr>
        <w:t>Logistic Regression</w:t>
      </w:r>
    </w:p>
    <w:p w14:paraId="33152857" w14:textId="6CDD2AEE" w:rsidR="33EA8AFE" w:rsidRDefault="7683D4EF" w:rsidP="537A8EA9">
      <w:pPr>
        <w:pStyle w:val="NormalWeb"/>
        <w:spacing w:before="0" w:beforeAutospacing="0" w:after="0" w:afterAutospacing="0" w:line="259" w:lineRule="auto"/>
        <w:jc w:val="center"/>
      </w:pPr>
      <w:r>
        <w:rPr>
          <w:noProof/>
        </w:rPr>
        <w:drawing>
          <wp:inline distT="0" distB="0" distL="0" distR="0" wp14:anchorId="76B52806" wp14:editId="7DD7ECD5">
            <wp:extent cx="3609975" cy="3166249"/>
            <wp:effectExtent l="0" t="0" r="0" b="0"/>
            <wp:docPr id="1447438772" name="Picture 1447438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609975" cy="3166249"/>
                    </a:xfrm>
                    <a:prstGeom prst="rect">
                      <a:avLst/>
                    </a:prstGeom>
                  </pic:spPr>
                </pic:pic>
              </a:graphicData>
            </a:graphic>
          </wp:inline>
        </w:drawing>
      </w:r>
    </w:p>
    <w:p w14:paraId="49EA48A3" w14:textId="7F2615A0" w:rsidR="33EA8AFE" w:rsidRDefault="7683D4EF" w:rsidP="537A8EA9">
      <w:pPr>
        <w:pStyle w:val="NormalWeb"/>
        <w:spacing w:before="0" w:beforeAutospacing="0" w:after="0" w:afterAutospacing="0" w:line="259" w:lineRule="auto"/>
        <w:jc w:val="center"/>
        <w:rPr>
          <w:rStyle w:val="Strong"/>
          <w:color w:val="000000" w:themeColor="text1"/>
          <w:sz w:val="32"/>
          <w:szCs w:val="32"/>
        </w:rPr>
      </w:pPr>
      <w:r w:rsidRPr="537A8EA9">
        <w:rPr>
          <w:rStyle w:val="Strong"/>
          <w:color w:val="000000" w:themeColor="text1"/>
          <w:sz w:val="32"/>
          <w:szCs w:val="32"/>
        </w:rPr>
        <w:t>Gradient Boosting</w:t>
      </w:r>
    </w:p>
    <w:p w14:paraId="5194BB74" w14:textId="020865E0"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1E8C077F" w14:textId="09A3C212" w:rsidR="33EA8AFE" w:rsidRDefault="7683D4EF" w:rsidP="537A8EA9">
      <w:pPr>
        <w:pStyle w:val="NormalWeb"/>
        <w:spacing w:before="0" w:beforeAutospacing="0" w:after="0" w:afterAutospacing="0" w:line="259" w:lineRule="auto"/>
        <w:jc w:val="center"/>
      </w:pPr>
      <w:r>
        <w:rPr>
          <w:noProof/>
        </w:rPr>
        <w:drawing>
          <wp:inline distT="0" distB="0" distL="0" distR="0" wp14:anchorId="48D156B8" wp14:editId="6BC09994">
            <wp:extent cx="3627192" cy="3181350"/>
            <wp:effectExtent l="0" t="0" r="0" b="0"/>
            <wp:docPr id="146145889" name="Picture 1461458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3627192" cy="3181350"/>
                    </a:xfrm>
                    <a:prstGeom prst="rect">
                      <a:avLst/>
                    </a:prstGeom>
                  </pic:spPr>
                </pic:pic>
              </a:graphicData>
            </a:graphic>
          </wp:inline>
        </w:drawing>
      </w:r>
    </w:p>
    <w:p w14:paraId="76725357" w14:textId="1DE8FC2A" w:rsidR="33EA8AFE" w:rsidRDefault="7683D4EF" w:rsidP="537A8EA9">
      <w:pPr>
        <w:pStyle w:val="NormalWeb"/>
        <w:spacing w:before="0" w:beforeAutospacing="0" w:after="0" w:afterAutospacing="0" w:line="259" w:lineRule="auto"/>
        <w:jc w:val="center"/>
        <w:rPr>
          <w:rStyle w:val="Strong"/>
          <w:color w:val="000000" w:themeColor="text1"/>
          <w:sz w:val="32"/>
          <w:szCs w:val="32"/>
        </w:rPr>
      </w:pPr>
      <w:r w:rsidRPr="537A8EA9">
        <w:rPr>
          <w:rStyle w:val="Strong"/>
          <w:color w:val="000000" w:themeColor="text1"/>
          <w:sz w:val="32"/>
          <w:szCs w:val="32"/>
        </w:rPr>
        <w:t>Random Forest</w:t>
      </w:r>
    </w:p>
    <w:p w14:paraId="73FFE141" w14:textId="4882CDFD" w:rsidR="7683D4EF" w:rsidRDefault="7683D4EF" w:rsidP="537A8EA9">
      <w:pPr>
        <w:pStyle w:val="NormalWeb"/>
        <w:spacing w:before="0" w:beforeAutospacing="0" w:after="0" w:afterAutospacing="0" w:line="259" w:lineRule="auto"/>
        <w:jc w:val="center"/>
      </w:pPr>
      <w:r>
        <w:rPr>
          <w:noProof/>
        </w:rPr>
        <w:drawing>
          <wp:inline distT="0" distB="0" distL="0" distR="0" wp14:anchorId="68D36DDA" wp14:editId="0D2297B7">
            <wp:extent cx="3496874" cy="3067050"/>
            <wp:effectExtent l="0" t="0" r="0" b="0"/>
            <wp:docPr id="1378302772" name="Picture 1378302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496874" cy="3067050"/>
                    </a:xfrm>
                    <a:prstGeom prst="rect">
                      <a:avLst/>
                    </a:prstGeom>
                  </pic:spPr>
                </pic:pic>
              </a:graphicData>
            </a:graphic>
          </wp:inline>
        </w:drawing>
      </w:r>
    </w:p>
    <w:p w14:paraId="3613BE5B" w14:textId="3F2B81D6" w:rsidR="33EA8AFE" w:rsidRDefault="7683D4EF" w:rsidP="537A8EA9">
      <w:pPr>
        <w:pStyle w:val="NormalWeb"/>
        <w:spacing w:before="0" w:beforeAutospacing="0" w:after="0" w:afterAutospacing="0" w:line="259" w:lineRule="auto"/>
        <w:jc w:val="center"/>
        <w:rPr>
          <w:rStyle w:val="Strong"/>
          <w:color w:val="000000" w:themeColor="text1"/>
          <w:sz w:val="32"/>
          <w:szCs w:val="32"/>
        </w:rPr>
      </w:pPr>
      <w:r w:rsidRPr="537A8EA9">
        <w:rPr>
          <w:rStyle w:val="Strong"/>
          <w:color w:val="000000" w:themeColor="text1"/>
          <w:sz w:val="32"/>
          <w:szCs w:val="32"/>
        </w:rPr>
        <w:t>Decision Tree</w:t>
      </w:r>
    </w:p>
    <w:p w14:paraId="2A081D39" w14:textId="4D6EC2B1"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0BFCC8B2" w14:textId="5FE9EB29"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174470E5" w14:textId="79CB4D16" w:rsidR="33EA8AFE" w:rsidRDefault="7C5FEE57" w:rsidP="08121D5D">
      <w:pPr>
        <w:pStyle w:val="NormalWeb"/>
        <w:spacing w:before="0" w:beforeAutospacing="0" w:after="0" w:afterAutospacing="0" w:line="259" w:lineRule="auto"/>
        <w:jc w:val="center"/>
        <w:rPr>
          <w:rStyle w:val="Strong"/>
          <w:color w:val="000000" w:themeColor="text1"/>
          <w:sz w:val="32"/>
          <w:szCs w:val="32"/>
        </w:rPr>
      </w:pPr>
      <w:r w:rsidRPr="08121D5D">
        <w:rPr>
          <w:rStyle w:val="Strong"/>
          <w:color w:val="000000" w:themeColor="text1"/>
          <w:sz w:val="32"/>
          <w:szCs w:val="32"/>
        </w:rPr>
        <w:t>Appendix C – Clustering/Customer Segmentation</w:t>
      </w:r>
    </w:p>
    <w:p w14:paraId="65F524A0" w14:textId="780771DA" w:rsidR="08121D5D" w:rsidRDefault="08121D5D" w:rsidP="08121D5D">
      <w:pPr>
        <w:pStyle w:val="NormalWeb"/>
        <w:spacing w:before="0" w:beforeAutospacing="0" w:after="0" w:afterAutospacing="0" w:line="259" w:lineRule="auto"/>
        <w:jc w:val="center"/>
        <w:rPr>
          <w:rStyle w:val="Strong"/>
          <w:color w:val="000000" w:themeColor="text1"/>
          <w:sz w:val="32"/>
          <w:szCs w:val="32"/>
        </w:rPr>
      </w:pPr>
    </w:p>
    <w:p w14:paraId="30D6099E" w14:textId="2C317EDD" w:rsidR="6E1970BD" w:rsidRDefault="6E1970BD" w:rsidP="08121D5D">
      <w:pPr>
        <w:pStyle w:val="NormalWeb"/>
        <w:spacing w:before="0" w:beforeAutospacing="0" w:after="0" w:afterAutospacing="0" w:line="259" w:lineRule="auto"/>
        <w:jc w:val="center"/>
        <w:rPr>
          <w:rStyle w:val="Strong"/>
          <w:color w:val="000000" w:themeColor="text1"/>
          <w:sz w:val="32"/>
          <w:szCs w:val="32"/>
        </w:rPr>
      </w:pPr>
      <w:r w:rsidRPr="08121D5D">
        <w:rPr>
          <w:rStyle w:val="Strong"/>
          <w:color w:val="000000" w:themeColor="text1"/>
          <w:sz w:val="32"/>
          <w:szCs w:val="32"/>
        </w:rPr>
        <w:t>Elbow Plot for K-means</w:t>
      </w:r>
    </w:p>
    <w:p w14:paraId="00ACA0C0" w14:textId="6F4160E0" w:rsidR="6E1970BD" w:rsidRDefault="6E1970BD" w:rsidP="08121D5D">
      <w:pPr>
        <w:pStyle w:val="NormalWeb"/>
        <w:spacing w:before="0" w:beforeAutospacing="0" w:after="0" w:afterAutospacing="0" w:line="259" w:lineRule="auto"/>
        <w:jc w:val="center"/>
      </w:pPr>
      <w:r>
        <w:rPr>
          <w:noProof/>
        </w:rPr>
        <w:drawing>
          <wp:inline distT="0" distB="0" distL="0" distR="0" wp14:anchorId="66A28B2C" wp14:editId="562800DB">
            <wp:extent cx="3742944" cy="2924175"/>
            <wp:effectExtent l="0" t="0" r="0" b="0"/>
            <wp:docPr id="1003947196" name="Picture 100394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3742944" cy="2924175"/>
                    </a:xfrm>
                    <a:prstGeom prst="rect">
                      <a:avLst/>
                    </a:prstGeom>
                  </pic:spPr>
                </pic:pic>
              </a:graphicData>
            </a:graphic>
          </wp:inline>
        </w:drawing>
      </w:r>
    </w:p>
    <w:p w14:paraId="574AA29B" w14:textId="271C75D8"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53779806" w14:textId="0D1483D7" w:rsidR="33EA8AFE" w:rsidRDefault="7C5FEE57" w:rsidP="78DCFE37">
      <w:pPr>
        <w:pStyle w:val="NormalWeb"/>
        <w:spacing w:before="0" w:beforeAutospacing="0" w:after="0" w:afterAutospacing="0" w:line="259" w:lineRule="auto"/>
        <w:jc w:val="center"/>
      </w:pPr>
      <w:r>
        <w:rPr>
          <w:noProof/>
        </w:rPr>
        <w:drawing>
          <wp:inline distT="0" distB="0" distL="0" distR="0" wp14:anchorId="7875C0E4" wp14:editId="1C78B454">
            <wp:extent cx="5591176" cy="1677352"/>
            <wp:effectExtent l="0" t="0" r="0" b="0"/>
            <wp:docPr id="41496524" name="Picture 41496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96524"/>
                    <pic:cNvPicPr/>
                  </pic:nvPicPr>
                  <pic:blipFill>
                    <a:blip r:embed="rId32">
                      <a:extLst>
                        <a:ext uri="{28A0092B-C50C-407E-A947-70E740481C1C}">
                          <a14:useLocalDpi xmlns:a14="http://schemas.microsoft.com/office/drawing/2010/main" val="0"/>
                        </a:ext>
                      </a:extLst>
                    </a:blip>
                    <a:stretch>
                      <a:fillRect/>
                    </a:stretch>
                  </pic:blipFill>
                  <pic:spPr>
                    <a:xfrm>
                      <a:off x="0" y="0"/>
                      <a:ext cx="5591176" cy="1677352"/>
                    </a:xfrm>
                    <a:prstGeom prst="rect">
                      <a:avLst/>
                    </a:prstGeom>
                  </pic:spPr>
                </pic:pic>
              </a:graphicData>
            </a:graphic>
          </wp:inline>
        </w:drawing>
      </w:r>
    </w:p>
    <w:p w14:paraId="201C94F7" w14:textId="3BDF68D3" w:rsidR="78DCFE37" w:rsidRDefault="78DCFE37" w:rsidP="78DCFE37">
      <w:pPr>
        <w:pStyle w:val="NormalWeb"/>
        <w:spacing w:before="0" w:beforeAutospacing="0" w:after="0" w:afterAutospacing="0" w:line="259" w:lineRule="auto"/>
        <w:jc w:val="center"/>
      </w:pPr>
    </w:p>
    <w:p w14:paraId="4386F650" w14:textId="10C2362A" w:rsidR="33EA8AFE" w:rsidRDefault="31674F2C" w:rsidP="66A22DDC">
      <w:pPr>
        <w:pStyle w:val="NormalWeb"/>
        <w:spacing w:before="0" w:beforeAutospacing="0" w:after="0" w:afterAutospacing="0" w:line="360" w:lineRule="auto"/>
      </w:pPr>
      <w:r>
        <w:t xml:space="preserve">The 5 clusters are presented in the table above. </w:t>
      </w:r>
      <w:r w:rsidR="3AA7510F">
        <w:t>The v</w:t>
      </w:r>
      <w:r>
        <w:t xml:space="preserve">alues in green are the highest two in their respective </w:t>
      </w:r>
      <w:r w:rsidR="31F28099">
        <w:t>features</w:t>
      </w:r>
      <w:r>
        <w:t>, contrasted with red values as the lowest values</w:t>
      </w:r>
      <w:r w:rsidR="0E1E8169">
        <w:t xml:space="preserve">. </w:t>
      </w:r>
      <w:r>
        <w:t xml:space="preserve">Features highlighted in light blue are economic indexes, light orange are demographics, and </w:t>
      </w:r>
      <w:r w:rsidR="2B9E2566">
        <w:t>yellow</w:t>
      </w:r>
      <w:r>
        <w:t xml:space="preserve"> are campaign metrics.</w:t>
      </w:r>
    </w:p>
    <w:p w14:paraId="7A0E61C6" w14:textId="10C4E6D7" w:rsidR="33EA8AFE" w:rsidRDefault="33EA8AFE" w:rsidP="08121D5D">
      <w:pPr>
        <w:pStyle w:val="NormalWeb"/>
        <w:spacing w:before="0" w:beforeAutospacing="0" w:after="0" w:afterAutospacing="0" w:line="259" w:lineRule="auto"/>
        <w:jc w:val="center"/>
        <w:rPr>
          <w:rStyle w:val="Strong"/>
          <w:color w:val="000000" w:themeColor="text1"/>
          <w:sz w:val="32"/>
          <w:szCs w:val="32"/>
        </w:rPr>
      </w:pPr>
    </w:p>
    <w:p w14:paraId="78F7DC04" w14:textId="781B563B"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1B56DC51" w14:textId="315B64C6" w:rsidR="33EA8AFE" w:rsidRDefault="33EA8AFE" w:rsidP="33EA8AFE">
      <w:pPr>
        <w:pStyle w:val="NormalWeb"/>
        <w:spacing w:before="0" w:beforeAutospacing="0" w:after="0" w:afterAutospacing="0" w:line="259" w:lineRule="auto"/>
        <w:jc w:val="center"/>
        <w:rPr>
          <w:rStyle w:val="Strong"/>
          <w:color w:val="000000" w:themeColor="text1"/>
          <w:sz w:val="32"/>
          <w:szCs w:val="32"/>
        </w:rPr>
      </w:pPr>
    </w:p>
    <w:p w14:paraId="5F0DD012" w14:textId="77777777" w:rsidR="00E45F1E" w:rsidRDefault="00E45F1E" w:rsidP="33EA8AFE">
      <w:pPr>
        <w:pStyle w:val="NormalWeb"/>
        <w:spacing w:before="0" w:beforeAutospacing="0" w:after="0" w:afterAutospacing="0" w:line="259" w:lineRule="auto"/>
        <w:jc w:val="center"/>
        <w:rPr>
          <w:rStyle w:val="Strong"/>
          <w:color w:val="000000" w:themeColor="text1"/>
          <w:sz w:val="32"/>
          <w:szCs w:val="32"/>
        </w:rPr>
      </w:pPr>
    </w:p>
    <w:p w14:paraId="53E83BBB" w14:textId="34AAA0A7" w:rsidR="00AF76BE" w:rsidRDefault="00AF76BE" w:rsidP="0F3A529F">
      <w:pPr>
        <w:pStyle w:val="NormalWeb"/>
        <w:spacing w:before="0" w:beforeAutospacing="0" w:after="0" w:afterAutospacing="0" w:line="259" w:lineRule="auto"/>
        <w:jc w:val="center"/>
        <w:rPr>
          <w:rStyle w:val="Strong"/>
          <w:color w:val="000000" w:themeColor="text1"/>
          <w:sz w:val="32"/>
          <w:szCs w:val="32"/>
        </w:rPr>
      </w:pPr>
    </w:p>
    <w:p w14:paraId="63A71092" w14:textId="04E07BA4" w:rsidR="0F3A529F" w:rsidRDefault="0F3A529F" w:rsidP="0F3A529F">
      <w:pPr>
        <w:pStyle w:val="Heading1"/>
        <w:jc w:val="center"/>
        <w:rPr>
          <w:rStyle w:val="Strong"/>
          <w:rFonts w:ascii="Times New Roman" w:hAnsi="Times New Roman" w:cs="Times New Roman"/>
          <w:color w:val="000000" w:themeColor="text1"/>
        </w:rPr>
      </w:pPr>
    </w:p>
    <w:p w14:paraId="36E0495F" w14:textId="6860FF6C" w:rsidR="0F3A529F" w:rsidRDefault="0F3A529F" w:rsidP="0F3A529F">
      <w:pPr>
        <w:ind w:left="567" w:hanging="567"/>
        <w:rPr>
          <w:rFonts w:ascii="Times New Roman" w:eastAsia="Times New Roman" w:hAnsi="Times New Roman" w:cs="Times New Roman"/>
        </w:rPr>
      </w:pPr>
    </w:p>
    <w:p w14:paraId="4A08CF72" w14:textId="1A35B498" w:rsidR="0F3A529F" w:rsidRDefault="0F3A529F" w:rsidP="0F3A529F">
      <w:pPr>
        <w:ind w:left="567" w:hanging="567"/>
        <w:rPr>
          <w:rFonts w:ascii="Times New Roman" w:eastAsia="Times New Roman" w:hAnsi="Times New Roman" w:cs="Times New Roman"/>
        </w:rPr>
      </w:pPr>
    </w:p>
    <w:p w14:paraId="1A108E1B" w14:textId="77777777" w:rsidR="00D1211E" w:rsidRDefault="00D1211E">
      <w:pPr>
        <w:rPr>
          <w:ins w:id="19" w:author="Ramirez, John" w:date="2023-11-28T16:34:00Z"/>
          <w:rFonts w:ascii="Times New Roman" w:eastAsia="Times New Roman" w:hAnsi="Times New Roman" w:cs="Times New Roman"/>
          <w:b/>
          <w:bCs/>
          <w:sz w:val="32"/>
          <w:szCs w:val="32"/>
        </w:rPr>
      </w:pPr>
      <w:ins w:id="20" w:author="Ramirez, John" w:date="2023-11-28T16:34:00Z">
        <w:r>
          <w:rPr>
            <w:rFonts w:ascii="Times New Roman" w:eastAsia="Times New Roman" w:hAnsi="Times New Roman" w:cs="Times New Roman"/>
            <w:b/>
            <w:bCs/>
            <w:sz w:val="32"/>
            <w:szCs w:val="32"/>
          </w:rPr>
          <w:br w:type="page"/>
        </w:r>
      </w:ins>
    </w:p>
    <w:p w14:paraId="186B940E" w14:textId="15F95A79" w:rsidR="4AB22E57" w:rsidRDefault="4AB22E57" w:rsidP="18801AC4">
      <w:pPr>
        <w:ind w:left="567" w:hanging="567"/>
        <w:jc w:val="center"/>
        <w:rPr>
          <w:rFonts w:ascii="Times New Roman" w:eastAsia="Times New Roman" w:hAnsi="Times New Roman" w:cs="Times New Roman"/>
          <w:b/>
          <w:bCs/>
          <w:sz w:val="32"/>
          <w:szCs w:val="32"/>
        </w:rPr>
      </w:pPr>
      <w:r w:rsidRPr="18801AC4">
        <w:rPr>
          <w:rFonts w:ascii="Times New Roman" w:eastAsia="Times New Roman" w:hAnsi="Times New Roman" w:cs="Times New Roman"/>
          <w:b/>
          <w:bCs/>
          <w:sz w:val="32"/>
          <w:szCs w:val="32"/>
        </w:rPr>
        <w:t>References</w:t>
      </w:r>
    </w:p>
    <w:p w14:paraId="5D8A7DC0" w14:textId="02525A4D" w:rsidR="771AB086" w:rsidRDefault="771AB086" w:rsidP="771AB086">
      <w:pPr>
        <w:ind w:left="567" w:hanging="567"/>
        <w:jc w:val="center"/>
        <w:rPr>
          <w:rFonts w:ascii="Times New Roman" w:eastAsia="Times New Roman" w:hAnsi="Times New Roman" w:cs="Times New Roman"/>
          <w:b/>
          <w:bCs/>
        </w:rPr>
      </w:pPr>
    </w:p>
    <w:p w14:paraId="2BA0F1BB" w14:textId="4FB39E61" w:rsidR="0644CC13" w:rsidRDefault="409F9C82" w:rsidP="78DCFE37">
      <w:pPr>
        <w:ind w:left="567" w:hanging="567"/>
        <w:rPr>
          <w:rFonts w:ascii="Times New Roman" w:eastAsia="Times New Roman" w:hAnsi="Times New Roman" w:cs="Times New Roman"/>
        </w:rPr>
      </w:pPr>
      <w:r w:rsidRPr="78DCFE37">
        <w:rPr>
          <w:rFonts w:ascii="Times New Roman" w:eastAsia="Times New Roman" w:hAnsi="Times New Roman" w:cs="Times New Roman"/>
        </w:rPr>
        <w:t xml:space="preserve">Connors, J. (n.d.). </w:t>
      </w:r>
      <w:r w:rsidRPr="78DCFE37">
        <w:rPr>
          <w:rFonts w:ascii="Times New Roman" w:eastAsia="Times New Roman" w:hAnsi="Times New Roman" w:cs="Times New Roman"/>
          <w:i/>
          <w:iCs/>
        </w:rPr>
        <w:t>Typical response rates for direct marketing efforts</w:t>
      </w:r>
      <w:r w:rsidRPr="78DCFE37">
        <w:rPr>
          <w:rFonts w:ascii="Times New Roman" w:eastAsia="Times New Roman" w:hAnsi="Times New Roman" w:cs="Times New Roman"/>
        </w:rPr>
        <w:t xml:space="preserve">. Campaign Now. </w:t>
      </w:r>
      <w:hyperlink r:id="rId33" w:anchor=":~:text=Campaign%20Now%20Response%20Rates&amp;text=Telephone%3A%2010%E2%80%9320%25%20house,%3A%200.5%E2%80%933%25%20house%20file">
        <w:r w:rsidRPr="78DCFE37">
          <w:rPr>
            <w:rStyle w:val="Hyperlink"/>
            <w:rFonts w:ascii="Times New Roman" w:eastAsia="Times New Roman" w:hAnsi="Times New Roman" w:cs="Times New Roman"/>
          </w:rPr>
          <w:t>https://www.campaignnow.com/blog/typical-response-rates-for-direct-marketing-efforts#:~:text=Campaign%20Now%20Response%20Rates&amp;text=Telephone%3A%2010%E2%80%9320%25%20house,%3A%200.5%E2%80%933%25%20house%20file</w:t>
        </w:r>
      </w:hyperlink>
    </w:p>
    <w:p w14:paraId="13C49706" w14:textId="7004A3C8" w:rsidR="0644CC13" w:rsidRDefault="0644CC13" w:rsidP="4B365D43">
      <w:pPr>
        <w:ind w:left="567" w:hanging="567"/>
        <w:rPr>
          <w:rFonts w:ascii="Times New Roman" w:eastAsia="Times New Roman" w:hAnsi="Times New Roman" w:cs="Times New Roman"/>
        </w:rPr>
      </w:pPr>
    </w:p>
    <w:p w14:paraId="6E7CEEE6" w14:textId="7004A3C8" w:rsidR="4B365D43" w:rsidRDefault="4B365D43" w:rsidP="4B365D43">
      <w:pPr>
        <w:ind w:left="567" w:hanging="567"/>
        <w:rPr>
          <w:rFonts w:ascii="Times New Roman" w:eastAsia="Times New Roman" w:hAnsi="Times New Roman" w:cs="Times New Roman"/>
        </w:rPr>
      </w:pPr>
    </w:p>
    <w:p w14:paraId="453196CD" w14:textId="51258603" w:rsidR="2A3DFE7F" w:rsidRDefault="2A3DFE7F" w:rsidP="08121D5D">
      <w:pPr>
        <w:ind w:left="567" w:hanging="567"/>
        <w:rPr>
          <w:rFonts w:ascii="Times New Roman" w:eastAsia="Times New Roman" w:hAnsi="Times New Roman" w:cs="Times New Roman"/>
        </w:rPr>
      </w:pPr>
      <w:proofErr w:type="spellStart"/>
      <w:r w:rsidRPr="66A22DDC">
        <w:rPr>
          <w:rFonts w:ascii="Times New Roman" w:eastAsia="Times New Roman" w:hAnsi="Times New Roman" w:cs="Times New Roman"/>
        </w:rPr>
        <w:t>Santarelli</w:t>
      </w:r>
      <w:proofErr w:type="spellEnd"/>
      <w:r w:rsidRPr="66A22DDC">
        <w:rPr>
          <w:rFonts w:ascii="Times New Roman" w:eastAsia="Times New Roman" w:hAnsi="Times New Roman" w:cs="Times New Roman"/>
        </w:rPr>
        <w:t xml:space="preserve">, M. (2023, October 20). </w:t>
      </w:r>
      <w:r w:rsidRPr="66A22DDC">
        <w:rPr>
          <w:rFonts w:ascii="Times New Roman" w:eastAsia="Times New Roman" w:hAnsi="Times New Roman" w:cs="Times New Roman"/>
          <w:i/>
          <w:iCs/>
        </w:rPr>
        <w:t>Housing market crash 2008 explained: Causes &amp; effects</w:t>
      </w:r>
      <w:r w:rsidRPr="66A22DDC">
        <w:rPr>
          <w:rFonts w:ascii="Times New Roman" w:eastAsia="Times New Roman" w:hAnsi="Times New Roman" w:cs="Times New Roman"/>
        </w:rPr>
        <w:t xml:space="preserve">. </w:t>
      </w:r>
      <w:proofErr w:type="spellStart"/>
      <w:r w:rsidRPr="66A22DDC">
        <w:rPr>
          <w:rFonts w:ascii="Times New Roman" w:eastAsia="Times New Roman" w:hAnsi="Times New Roman" w:cs="Times New Roman"/>
        </w:rPr>
        <w:t>Norada</w:t>
      </w:r>
      <w:proofErr w:type="spellEnd"/>
      <w:r w:rsidRPr="66A22DDC">
        <w:rPr>
          <w:rFonts w:ascii="Times New Roman" w:eastAsia="Times New Roman" w:hAnsi="Times New Roman" w:cs="Times New Roman"/>
        </w:rPr>
        <w:t xml:space="preserve"> Real Estate Investments. </w:t>
      </w:r>
      <w:hyperlink r:id="rId34">
        <w:r w:rsidRPr="66A22DDC">
          <w:rPr>
            <w:rStyle w:val="Hyperlink"/>
            <w:rFonts w:ascii="Times New Roman" w:eastAsia="Times New Roman" w:hAnsi="Times New Roman" w:cs="Times New Roman"/>
          </w:rPr>
          <w:t>https://www.noradarealestate.com/blog/housing-market-crash-2008/</w:t>
        </w:r>
      </w:hyperlink>
    </w:p>
    <w:p w14:paraId="244B771A" w14:textId="75631DF0" w:rsidR="08121D5D" w:rsidRDefault="08121D5D" w:rsidP="08121D5D">
      <w:pPr>
        <w:pStyle w:val="NormalWeb"/>
        <w:spacing w:before="0" w:beforeAutospacing="0" w:after="0" w:afterAutospacing="0" w:line="259" w:lineRule="auto"/>
        <w:rPr>
          <w:rStyle w:val="Strong"/>
          <w:color w:val="000000" w:themeColor="text1"/>
          <w:sz w:val="32"/>
          <w:szCs w:val="32"/>
        </w:rPr>
        <w:sectPr w:rsidR="08121D5D" w:rsidSect="002E6039">
          <w:headerReference w:type="default" r:id="rId35"/>
          <w:footerReference w:type="even" r:id="rId36"/>
          <w:footerReference w:type="default" r:id="rId37"/>
          <w:headerReference w:type="first" r:id="rId38"/>
          <w:footerReference w:type="first" r:id="rId39"/>
          <w:pgSz w:w="12240" w:h="15840"/>
          <w:pgMar w:top="1440" w:right="1440" w:bottom="1440" w:left="1440" w:header="720" w:footer="720" w:gutter="0"/>
          <w:cols w:space="720"/>
          <w:titlePg/>
          <w:docGrid w:linePitch="360"/>
        </w:sectPr>
      </w:pPr>
    </w:p>
    <w:p w14:paraId="6CE469A1" w14:textId="7C39210F" w:rsidR="008A44D6" w:rsidRDefault="008A44D6" w:rsidP="18801AC4"/>
    <w:p w14:paraId="6DB8FD17" w14:textId="77777777" w:rsidR="008A44D6" w:rsidRDefault="008A44D6" w:rsidP="33EA8AFE"/>
    <w:p w14:paraId="58EA9E7E" w14:textId="77777777" w:rsidR="008A44D6" w:rsidRDefault="008A44D6" w:rsidP="33EA8AFE"/>
    <w:p w14:paraId="143DD63A" w14:textId="77777777" w:rsidR="008A44D6" w:rsidRDefault="008A44D6" w:rsidP="33EA8AFE"/>
    <w:p w14:paraId="56B14ADB" w14:textId="77777777" w:rsidR="008A44D6" w:rsidRDefault="008A44D6" w:rsidP="33EA8AFE"/>
    <w:p w14:paraId="6CEA53B9" w14:textId="77777777" w:rsidR="008A44D6" w:rsidRDefault="008A44D6" w:rsidP="33EA8AFE"/>
    <w:p w14:paraId="748EAEAA" w14:textId="77777777" w:rsidR="008A44D6" w:rsidRDefault="008A44D6" w:rsidP="33EA8AFE"/>
    <w:p w14:paraId="59900E45" w14:textId="77777777" w:rsidR="008A44D6" w:rsidRDefault="008A44D6" w:rsidP="33EA8AFE"/>
    <w:p w14:paraId="03B6D23D" w14:textId="77777777" w:rsidR="008A44D6" w:rsidRDefault="008A44D6" w:rsidP="33EA8AFE"/>
    <w:p w14:paraId="4322C9E9" w14:textId="77777777" w:rsidR="008A44D6" w:rsidRDefault="008A44D6" w:rsidP="33EA8AFE"/>
    <w:p w14:paraId="6E99C7F7" w14:textId="77777777" w:rsidR="008A44D6" w:rsidRDefault="008A44D6" w:rsidP="33EA8AFE"/>
    <w:p w14:paraId="3FBB210D" w14:textId="77777777" w:rsidR="008A44D6" w:rsidRDefault="008A44D6" w:rsidP="33EA8AFE"/>
    <w:p w14:paraId="73FFF4DE" w14:textId="77777777" w:rsidR="008A44D6" w:rsidRDefault="008A44D6" w:rsidP="33EA8AFE"/>
    <w:p w14:paraId="6DFE3E15" w14:textId="77777777" w:rsidR="008A44D6" w:rsidRDefault="008A44D6" w:rsidP="33EA8AFE"/>
    <w:p w14:paraId="278E0078" w14:textId="77777777" w:rsidR="008A44D6" w:rsidRDefault="008A44D6" w:rsidP="33EA8AFE"/>
    <w:p w14:paraId="6CD47BD9" w14:textId="77777777" w:rsidR="008A44D6" w:rsidRDefault="008A44D6" w:rsidP="33EA8AFE"/>
    <w:p w14:paraId="51248405" w14:textId="77777777" w:rsidR="008A44D6" w:rsidRDefault="008A44D6" w:rsidP="33EA8AFE"/>
    <w:p w14:paraId="1DC936BA" w14:textId="77777777" w:rsidR="008A44D6" w:rsidRDefault="008A44D6" w:rsidP="33EA8AFE"/>
    <w:p w14:paraId="3BE42F17" w14:textId="77777777" w:rsidR="008A44D6" w:rsidRDefault="008A44D6" w:rsidP="33EA8AFE"/>
    <w:p w14:paraId="66E20CD4" w14:textId="77777777" w:rsidR="008A44D6" w:rsidRDefault="008A44D6" w:rsidP="33EA8AFE"/>
    <w:p w14:paraId="3B842ED2" w14:textId="77777777" w:rsidR="008A44D6" w:rsidRDefault="008A44D6" w:rsidP="33EA8AFE"/>
    <w:p w14:paraId="3191461A" w14:textId="77777777" w:rsidR="008A44D6" w:rsidRDefault="008A44D6" w:rsidP="33EA8AFE"/>
    <w:p w14:paraId="4EA4A4F7" w14:textId="77777777" w:rsidR="008A44D6" w:rsidRDefault="008A44D6" w:rsidP="33EA8AFE"/>
    <w:p w14:paraId="0997F489" w14:textId="77777777" w:rsidR="33EA8AFE" w:rsidRDefault="33EA8AFE" w:rsidP="33EA8AFE"/>
    <w:sectPr w:rsidR="33EA8AFE" w:rsidSect="00313720">
      <w:headerReference w:type="default" r:id="rId40"/>
      <w:headerReference w:type="first" r:id="rId41"/>
      <w:footerReference w:type="firs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597FDC" w14:textId="77777777" w:rsidR="0058683F" w:rsidRDefault="0058683F" w:rsidP="00680E5B">
      <w:r>
        <w:separator/>
      </w:r>
    </w:p>
  </w:endnote>
  <w:endnote w:type="continuationSeparator" w:id="0">
    <w:p w14:paraId="225130EF" w14:textId="77777777" w:rsidR="0058683F" w:rsidRDefault="0058683F" w:rsidP="00680E5B">
      <w:r>
        <w:continuationSeparator/>
      </w:r>
    </w:p>
  </w:endnote>
  <w:endnote w:type="continuationNotice" w:id="1">
    <w:p w14:paraId="61B2BD51" w14:textId="77777777" w:rsidR="0058683F" w:rsidRDefault="0058683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Helvetica Neue">
    <w:charset w:val="00"/>
    <w:family w:val="auto"/>
    <w:pitch w:val="variable"/>
    <w:sig w:usb0="E50002FF" w:usb1="500079DB" w:usb2="00000010" w:usb3="00000000" w:csb0="00000001" w:csb1="00000000"/>
  </w:font>
  <w:font w:name="Yu Mincho">
    <w:altName w:val="游明朝"/>
    <w:panose1 w:val="00000000000000000000"/>
    <w:charset w:val="8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49304" w14:textId="4128A784" w:rsidR="002E6039" w:rsidRDefault="002E6039" w:rsidP="00077CEE">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584DA735" w14:textId="77777777" w:rsidR="002E6039" w:rsidRDefault="002E6039" w:rsidP="002E60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3E4A8E" w14:textId="49BBA7EF" w:rsidR="2A02D697" w:rsidRDefault="2A02D697" w:rsidP="2A02D697">
    <w:pPr>
      <w:pStyle w:val="Footer"/>
      <w:jc w:val="right"/>
    </w:pPr>
  </w:p>
  <w:sdt>
    <w:sdtPr>
      <w:rPr>
        <w:rStyle w:val="PageNumber"/>
      </w:rPr>
      <w:id w:val="-1204711825"/>
      <w:docPartObj>
        <w:docPartGallery w:val="Page Numbers (Bottom of Page)"/>
        <w:docPartUnique/>
      </w:docPartObj>
    </w:sdtPr>
    <w:sdtEndPr>
      <w:rPr>
        <w:rStyle w:val="PageNumber"/>
        <w:rFonts w:ascii="Times New Roman" w:hAnsi="Times New Roman" w:cs="Times New Roman"/>
      </w:rPr>
    </w:sdtEndPr>
    <w:sdtContent>
      <w:p w14:paraId="2BB201C5" w14:textId="54495093" w:rsidR="002E6039" w:rsidRPr="002E6039" w:rsidRDefault="002E6039" w:rsidP="00077CEE">
        <w:pPr>
          <w:pStyle w:val="Footer"/>
          <w:framePr w:wrap="none" w:vAnchor="text" w:hAnchor="margin" w:xAlign="right" w:y="1"/>
          <w:rPr>
            <w:rStyle w:val="PageNumber"/>
            <w:rFonts w:ascii="Times New Roman" w:hAnsi="Times New Roman" w:cs="Times New Roman"/>
          </w:rPr>
        </w:pPr>
        <w:r w:rsidRPr="002E6039">
          <w:rPr>
            <w:rStyle w:val="PageNumber"/>
            <w:rFonts w:ascii="Times New Roman" w:hAnsi="Times New Roman" w:cs="Times New Roman"/>
          </w:rPr>
          <w:fldChar w:fldCharType="begin"/>
        </w:r>
        <w:r w:rsidRPr="002E6039">
          <w:rPr>
            <w:rStyle w:val="PageNumber"/>
            <w:rFonts w:ascii="Times New Roman" w:hAnsi="Times New Roman" w:cs="Times New Roman"/>
          </w:rPr>
          <w:instrText xml:space="preserve"> PAGE </w:instrText>
        </w:r>
        <w:r w:rsidRPr="002E6039">
          <w:rPr>
            <w:rStyle w:val="PageNumber"/>
            <w:rFonts w:ascii="Times New Roman" w:hAnsi="Times New Roman" w:cs="Times New Roman"/>
          </w:rPr>
          <w:fldChar w:fldCharType="separate"/>
        </w:r>
        <w:r w:rsidRPr="002E6039">
          <w:rPr>
            <w:rStyle w:val="PageNumber"/>
            <w:rFonts w:ascii="Times New Roman" w:hAnsi="Times New Roman" w:cs="Times New Roman"/>
            <w:noProof/>
          </w:rPr>
          <w:t>2</w:t>
        </w:r>
        <w:r w:rsidRPr="002E6039">
          <w:rPr>
            <w:rStyle w:val="PageNumber"/>
            <w:rFonts w:ascii="Times New Roman" w:hAnsi="Times New Roman" w:cs="Times New Roman"/>
          </w:rPr>
          <w:fldChar w:fldCharType="end"/>
        </w:r>
      </w:p>
    </w:sdtContent>
  </w:sdt>
  <w:p w14:paraId="2387CC36" w14:textId="77777777" w:rsidR="002E6039" w:rsidRPr="002E6039" w:rsidRDefault="002E6039" w:rsidP="002E6039">
    <w:pPr>
      <w:pStyle w:val="Footer"/>
      <w:ind w:right="360"/>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25A7D6E4" w14:textId="77777777" w:rsidTr="2A02D697">
      <w:trPr>
        <w:trHeight w:val="300"/>
      </w:trPr>
      <w:tc>
        <w:tcPr>
          <w:tcW w:w="3120" w:type="dxa"/>
        </w:tcPr>
        <w:p w14:paraId="3E904A7E" w14:textId="21CB7276" w:rsidR="2A02D697" w:rsidRDefault="2A02D697" w:rsidP="2A02D697">
          <w:pPr>
            <w:pStyle w:val="Header"/>
            <w:ind w:left="-115"/>
          </w:pPr>
        </w:p>
      </w:tc>
      <w:tc>
        <w:tcPr>
          <w:tcW w:w="3120" w:type="dxa"/>
        </w:tcPr>
        <w:p w14:paraId="73E1C8FE" w14:textId="487EFEB1" w:rsidR="2A02D697" w:rsidRDefault="2A02D697" w:rsidP="2A02D697">
          <w:pPr>
            <w:pStyle w:val="Header"/>
            <w:jc w:val="center"/>
          </w:pPr>
        </w:p>
      </w:tc>
      <w:tc>
        <w:tcPr>
          <w:tcW w:w="3120" w:type="dxa"/>
        </w:tcPr>
        <w:p w14:paraId="69531D22" w14:textId="7562F258" w:rsidR="2A02D697" w:rsidRDefault="2A02D697" w:rsidP="2A02D697">
          <w:pPr>
            <w:pStyle w:val="Header"/>
            <w:ind w:right="-115"/>
            <w:jc w:val="right"/>
          </w:pPr>
        </w:p>
      </w:tc>
    </w:tr>
  </w:tbl>
  <w:p w14:paraId="5E5984D7" w14:textId="4E8CAAA1" w:rsidR="0032571F" w:rsidRDefault="0032571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47018CE0" w14:textId="77777777" w:rsidTr="2A02D697">
      <w:trPr>
        <w:trHeight w:val="300"/>
      </w:trPr>
      <w:tc>
        <w:tcPr>
          <w:tcW w:w="3120" w:type="dxa"/>
        </w:tcPr>
        <w:p w14:paraId="2C86C872" w14:textId="34018EBF" w:rsidR="2A02D697" w:rsidRDefault="2A02D697" w:rsidP="2A02D697">
          <w:pPr>
            <w:pStyle w:val="Header"/>
            <w:ind w:left="-115"/>
          </w:pPr>
        </w:p>
      </w:tc>
      <w:tc>
        <w:tcPr>
          <w:tcW w:w="3120" w:type="dxa"/>
        </w:tcPr>
        <w:p w14:paraId="1EBA2C52" w14:textId="3A940A4D" w:rsidR="2A02D697" w:rsidRDefault="2A02D697" w:rsidP="2A02D697">
          <w:pPr>
            <w:pStyle w:val="Header"/>
            <w:jc w:val="center"/>
          </w:pPr>
        </w:p>
      </w:tc>
      <w:tc>
        <w:tcPr>
          <w:tcW w:w="3120" w:type="dxa"/>
        </w:tcPr>
        <w:p w14:paraId="1872EBCD" w14:textId="27346CF8" w:rsidR="2A02D697" w:rsidRDefault="2A02D697" w:rsidP="2A02D697">
          <w:pPr>
            <w:pStyle w:val="Header"/>
            <w:ind w:right="-115"/>
            <w:jc w:val="right"/>
          </w:pPr>
        </w:p>
      </w:tc>
    </w:tr>
  </w:tbl>
  <w:p w14:paraId="4D46230A" w14:textId="6D26EF9E" w:rsidR="0032571F" w:rsidRDefault="003257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90206C" w14:textId="77777777" w:rsidR="0058683F" w:rsidRDefault="0058683F" w:rsidP="00680E5B">
      <w:r>
        <w:separator/>
      </w:r>
    </w:p>
  </w:footnote>
  <w:footnote w:type="continuationSeparator" w:id="0">
    <w:p w14:paraId="404EAE0A" w14:textId="77777777" w:rsidR="0058683F" w:rsidRDefault="0058683F" w:rsidP="00680E5B">
      <w:r>
        <w:continuationSeparator/>
      </w:r>
    </w:p>
  </w:footnote>
  <w:footnote w:type="continuationNotice" w:id="1">
    <w:p w14:paraId="77C64B38" w14:textId="77777777" w:rsidR="0058683F" w:rsidRDefault="0058683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FAAE150" w14:paraId="66B209F9" w14:textId="77777777" w:rsidTr="3FAAE150">
      <w:trPr>
        <w:trHeight w:val="300"/>
      </w:trPr>
      <w:tc>
        <w:tcPr>
          <w:tcW w:w="3120" w:type="dxa"/>
        </w:tcPr>
        <w:p w14:paraId="2F688816" w14:textId="63F9E954" w:rsidR="3FAAE150" w:rsidRDefault="3FAAE150" w:rsidP="3FAAE150">
          <w:pPr>
            <w:pStyle w:val="Header"/>
            <w:ind w:left="-115"/>
          </w:pPr>
        </w:p>
      </w:tc>
      <w:tc>
        <w:tcPr>
          <w:tcW w:w="3120" w:type="dxa"/>
        </w:tcPr>
        <w:p w14:paraId="04A7F49F" w14:textId="2D195203" w:rsidR="3FAAE150" w:rsidRDefault="3FAAE150" w:rsidP="3FAAE150">
          <w:pPr>
            <w:pStyle w:val="Header"/>
            <w:jc w:val="center"/>
          </w:pPr>
        </w:p>
      </w:tc>
      <w:tc>
        <w:tcPr>
          <w:tcW w:w="3120" w:type="dxa"/>
        </w:tcPr>
        <w:p w14:paraId="13AC56A3" w14:textId="3498EE90" w:rsidR="3FAAE150" w:rsidRDefault="3FAAE150" w:rsidP="3FAAE150">
          <w:pPr>
            <w:pStyle w:val="Header"/>
            <w:ind w:right="-115"/>
            <w:jc w:val="right"/>
          </w:pPr>
        </w:p>
      </w:tc>
    </w:tr>
  </w:tbl>
  <w:p w14:paraId="254936D2" w14:textId="69FA6A6B" w:rsidR="3FAAE150" w:rsidRDefault="3FAAE150" w:rsidP="3FAAE1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75C9787C" w14:textId="77777777" w:rsidTr="2A02D697">
      <w:trPr>
        <w:trHeight w:val="300"/>
      </w:trPr>
      <w:tc>
        <w:tcPr>
          <w:tcW w:w="3120" w:type="dxa"/>
        </w:tcPr>
        <w:p w14:paraId="173B1AA3" w14:textId="17B529EB" w:rsidR="2A02D697" w:rsidRDefault="2A02D697" w:rsidP="2A02D697">
          <w:pPr>
            <w:pStyle w:val="Header"/>
            <w:ind w:left="-115"/>
          </w:pPr>
        </w:p>
      </w:tc>
      <w:tc>
        <w:tcPr>
          <w:tcW w:w="3120" w:type="dxa"/>
        </w:tcPr>
        <w:p w14:paraId="44DE95F3" w14:textId="6DCA8A07" w:rsidR="2A02D697" w:rsidRDefault="2A02D697" w:rsidP="2A02D697">
          <w:pPr>
            <w:pStyle w:val="Header"/>
            <w:jc w:val="center"/>
          </w:pPr>
        </w:p>
      </w:tc>
      <w:tc>
        <w:tcPr>
          <w:tcW w:w="3120" w:type="dxa"/>
        </w:tcPr>
        <w:p w14:paraId="178A82A3" w14:textId="683E5FA9" w:rsidR="2A02D697" w:rsidRDefault="2A02D697" w:rsidP="2A02D697">
          <w:pPr>
            <w:pStyle w:val="Header"/>
            <w:ind w:right="-115"/>
            <w:jc w:val="right"/>
          </w:pPr>
        </w:p>
      </w:tc>
    </w:tr>
  </w:tbl>
  <w:p w14:paraId="441A1FFE" w14:textId="705988CD" w:rsidR="0032571F" w:rsidRDefault="0032571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4320"/>
      <w:gridCol w:w="4320"/>
      <w:gridCol w:w="4320"/>
    </w:tblGrid>
    <w:tr w:rsidR="3FAAE150" w14:paraId="4FCE9924" w14:textId="77777777" w:rsidTr="3FAAE150">
      <w:trPr>
        <w:trHeight w:val="300"/>
      </w:trPr>
      <w:tc>
        <w:tcPr>
          <w:tcW w:w="4320" w:type="dxa"/>
        </w:tcPr>
        <w:p w14:paraId="41A85274" w14:textId="6871F1CC" w:rsidR="3FAAE150" w:rsidRDefault="3FAAE150" w:rsidP="3FAAE150">
          <w:pPr>
            <w:pStyle w:val="Header"/>
            <w:ind w:left="-115"/>
          </w:pPr>
        </w:p>
      </w:tc>
      <w:tc>
        <w:tcPr>
          <w:tcW w:w="4320" w:type="dxa"/>
        </w:tcPr>
        <w:p w14:paraId="5A417423" w14:textId="684FFB24" w:rsidR="3FAAE150" w:rsidRDefault="3FAAE150" w:rsidP="3FAAE150">
          <w:pPr>
            <w:pStyle w:val="Header"/>
            <w:jc w:val="center"/>
          </w:pPr>
        </w:p>
      </w:tc>
      <w:tc>
        <w:tcPr>
          <w:tcW w:w="4320" w:type="dxa"/>
        </w:tcPr>
        <w:p w14:paraId="469E5CE0" w14:textId="47738DBE" w:rsidR="3FAAE150" w:rsidRDefault="3FAAE150" w:rsidP="3FAAE150">
          <w:pPr>
            <w:pStyle w:val="Header"/>
            <w:ind w:right="-115"/>
            <w:jc w:val="right"/>
          </w:pPr>
        </w:p>
      </w:tc>
    </w:tr>
  </w:tbl>
  <w:p w14:paraId="1A9B2217" w14:textId="6B0FD54E" w:rsidR="3FAAE150" w:rsidRDefault="3FAAE150" w:rsidP="3FAAE15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2A02D697" w14:paraId="5ACCF58A" w14:textId="77777777" w:rsidTr="2A02D697">
      <w:trPr>
        <w:trHeight w:val="300"/>
      </w:trPr>
      <w:tc>
        <w:tcPr>
          <w:tcW w:w="3120" w:type="dxa"/>
        </w:tcPr>
        <w:p w14:paraId="3330BB72" w14:textId="12EFB4F7" w:rsidR="2A02D697" w:rsidRDefault="2A02D697" w:rsidP="2A02D697">
          <w:pPr>
            <w:pStyle w:val="Header"/>
            <w:ind w:left="-115"/>
          </w:pPr>
        </w:p>
      </w:tc>
      <w:tc>
        <w:tcPr>
          <w:tcW w:w="3120" w:type="dxa"/>
        </w:tcPr>
        <w:p w14:paraId="6B85910E" w14:textId="75981AC0" w:rsidR="2A02D697" w:rsidRDefault="2A02D697" w:rsidP="2A02D697">
          <w:pPr>
            <w:pStyle w:val="Header"/>
            <w:jc w:val="center"/>
          </w:pPr>
        </w:p>
      </w:tc>
      <w:tc>
        <w:tcPr>
          <w:tcW w:w="3120" w:type="dxa"/>
        </w:tcPr>
        <w:p w14:paraId="51CDE625" w14:textId="41DC414D" w:rsidR="2A02D697" w:rsidRDefault="2A02D697" w:rsidP="2A02D697">
          <w:pPr>
            <w:pStyle w:val="Header"/>
            <w:ind w:right="-115"/>
            <w:jc w:val="right"/>
          </w:pPr>
        </w:p>
      </w:tc>
    </w:tr>
  </w:tbl>
  <w:p w14:paraId="3E530432" w14:textId="7BBD6946" w:rsidR="0032571F" w:rsidRDefault="0032571F">
    <w:pPr>
      <w:pStyle w:val="Header"/>
    </w:pPr>
  </w:p>
</w:hdr>
</file>

<file path=word/intelligence2.xml><?xml version="1.0" encoding="utf-8"?>
<int2:intelligence xmlns:int2="http://schemas.microsoft.com/office/intelligence/2020/intelligence" xmlns:oel="http://schemas.microsoft.com/office/2019/extlst">
  <int2:observations>
    <int2:textHash int2:hashCode="kNmF2YszpyBExi" int2:id="0VSq24cn">
      <int2:state int2:value="Rejected" int2:type="AugLoop_Text_Critique"/>
    </int2:textHash>
    <int2:textHash int2:hashCode="ZtQKMgn6uYu8+r" int2:id="0lR9IbBp">
      <int2:state int2:value="Rejected" int2:type="AugLoop_Text_Critique"/>
    </int2:textHash>
    <int2:textHash int2:hashCode="NVGz7bTeF0aOgI" int2:id="0ylGMCSn">
      <int2:state int2:value="Rejected" int2:type="AugLoop_Text_Critique"/>
    </int2:textHash>
    <int2:textHash int2:hashCode="q+j4bW6q+l+l2T" int2:id="102OhsFC">
      <int2:state int2:value="Rejected" int2:type="AugLoop_Text_Critique"/>
    </int2:textHash>
    <int2:textHash int2:hashCode="nSsqWLZPAKb1u/" int2:id="1SWXEuwW">
      <int2:state int2:value="Rejected" int2:type="AugLoop_Text_Critique"/>
    </int2:textHash>
    <int2:textHash int2:hashCode="K7XSzCgpZt2VGB" int2:id="2YoTrA6G">
      <int2:state int2:value="Rejected" int2:type="AugLoop_Text_Critique"/>
    </int2:textHash>
    <int2:textHash int2:hashCode="TL9oU7W3s/fmVf" int2:id="2a53mvjg">
      <int2:state int2:value="Rejected" int2:type="AugLoop_Text_Critique"/>
    </int2:textHash>
    <int2:textHash int2:hashCode="k7NvHGbmHwdg8K" int2:id="3K9GTVbb">
      <int2:state int2:value="Rejected" int2:type="AugLoop_Text_Critique"/>
    </int2:textHash>
    <int2:textHash int2:hashCode="EnyuhdZdUhmEpX" int2:id="3mrXLZFL">
      <int2:state int2:value="Rejected" int2:type="AugLoop_Text_Critique"/>
    </int2:textHash>
    <int2:textHash int2:hashCode="WDjRWNjc6CTUtW" int2:id="3nw9CqP8">
      <int2:state int2:value="Rejected" int2:type="AugLoop_Text_Critique"/>
    </int2:textHash>
    <int2:textHash int2:hashCode="VBciaz2NIIRFiX" int2:id="471iyXhX">
      <int2:state int2:value="Rejected" int2:type="AugLoop_Text_Critique"/>
    </int2:textHash>
    <int2:textHash int2:hashCode="xy61qvejcDSwNI" int2:id="48RHynow">
      <int2:state int2:value="Rejected" int2:type="AugLoop_Text_Critique"/>
    </int2:textHash>
    <int2:textHash int2:hashCode="HiAw2M8SZ5y52m" int2:id="4OGSwawt">
      <int2:state int2:value="Rejected" int2:type="AugLoop_Text_Critique"/>
    </int2:textHash>
    <int2:textHash int2:hashCode="9pMNVXpKEsCCVX" int2:id="4iwL2U8M">
      <int2:state int2:value="Rejected" int2:type="AugLoop_Text_Critique"/>
    </int2:textHash>
    <int2:textHash int2:hashCode="RODga8o6xlyJLr" int2:id="4nYlSXP3">
      <int2:state int2:value="Rejected" int2:type="AugLoop_Text_Critique"/>
    </int2:textHash>
    <int2:textHash int2:hashCode="rwSXTFIPIZtbAB" int2:id="5YAxdtM9">
      <int2:state int2:value="Rejected" int2:type="AugLoop_Text_Critique"/>
    </int2:textHash>
    <int2:textHash int2:hashCode="qDcl6zZ1u2TSoJ" int2:id="5cHgHyYw">
      <int2:state int2:value="Rejected" int2:type="AugLoop_Text_Critique"/>
    </int2:textHash>
    <int2:textHash int2:hashCode="KFsNF5iZKCoOWh" int2:id="5fieOAZ8">
      <int2:state int2:value="Rejected" int2:type="AugLoop_Text_Critique"/>
    </int2:textHash>
    <int2:textHash int2:hashCode="kFPMwBi521Y1gQ" int2:id="5lA6xwUN">
      <int2:state int2:value="Rejected" int2:type="AugLoop_Text_Critique"/>
    </int2:textHash>
    <int2:textHash int2:hashCode="6ygHy9RZ4vvTsD" int2:id="5qXw2pOU">
      <int2:state int2:value="Rejected" int2:type="AugLoop_Text_Critique"/>
    </int2:textHash>
    <int2:textHash int2:hashCode="1JAKNRXhdLwUec" int2:id="5xkGkhJa">
      <int2:state int2:value="Rejected" int2:type="AugLoop_Text_Critique"/>
    </int2:textHash>
    <int2:textHash int2:hashCode="OyA4tHD64zQi4v" int2:id="66xNCw0Z">
      <int2:state int2:value="Rejected" int2:type="AugLoop_Text_Critique"/>
    </int2:textHash>
    <int2:textHash int2:hashCode="mUWz0uZKcdviRi" int2:id="6Kqwo1FS">
      <int2:state int2:value="Rejected" int2:type="AugLoop_Text_Critique"/>
    </int2:textHash>
    <int2:textHash int2:hashCode="rOiT+yyVU6OKhz" int2:id="6a1ag9oD">
      <int2:state int2:value="Rejected" int2:type="AugLoop_Text_Critique"/>
    </int2:textHash>
    <int2:textHash int2:hashCode="SbNRKknnFGHE4k" int2:id="6hpWUw7f">
      <int2:state int2:value="Rejected" int2:type="AugLoop_Text_Critique"/>
    </int2:textHash>
    <int2:textHash int2:hashCode="0owQ2c8KCs8Iic" int2:id="7pDmgRHG">
      <int2:state int2:value="Rejected" int2:type="AugLoop_Text_Critique"/>
    </int2:textHash>
    <int2:textHash int2:hashCode="jcj87ki9r/ZCHq" int2:id="7sUgEFHT">
      <int2:state int2:value="Rejected" int2:type="AugLoop_Text_Critique"/>
    </int2:textHash>
    <int2:textHash int2:hashCode="xilCZGwV3FKM9p" int2:id="8APbLi61">
      <int2:state int2:value="Rejected" int2:type="AugLoop_Text_Critique"/>
    </int2:textHash>
    <int2:textHash int2:hashCode="W6Y9ZPmf4/R/pm" int2:id="8ISt9uQ8">
      <int2:state int2:value="Rejected" int2:type="AugLoop_Text_Critique"/>
    </int2:textHash>
    <int2:textHash int2:hashCode="r3GlGOdVyB9JlW" int2:id="8bgHCkO2">
      <int2:state int2:value="Rejected" int2:type="AugLoop_Text_Critique"/>
    </int2:textHash>
    <int2:textHash int2:hashCode="FNdCs7vAlPwARa" int2:id="8mB9vOyD">
      <int2:state int2:value="Rejected" int2:type="AugLoop_Text_Critique"/>
    </int2:textHash>
    <int2:textHash int2:hashCode="WSk2sVLiSJxyPv" int2:id="90gyKeyF">
      <int2:state int2:value="Rejected" int2:type="AugLoop_Text_Critique"/>
    </int2:textHash>
    <int2:textHash int2:hashCode="Zj6llmIMfqzUxk" int2:id="9DbQjwWi">
      <int2:state int2:value="Rejected" int2:type="AugLoop_Text_Critique"/>
    </int2:textHash>
    <int2:textHash int2:hashCode="noeiUb2EsQHwWQ" int2:id="BrRGxGmY">
      <int2:state int2:value="Rejected" int2:type="AugLoop_Text_Critique"/>
    </int2:textHash>
    <int2:textHash int2:hashCode="n7mEBjKtItEnqK" int2:id="C8WVfITP">
      <int2:state int2:value="Rejected" int2:type="AugLoop_Text_Critique"/>
    </int2:textHash>
    <int2:textHash int2:hashCode="anXRHW8Mj94RRQ" int2:id="CETjHxOX">
      <int2:state int2:value="Rejected" int2:type="AugLoop_Text_Critique"/>
    </int2:textHash>
    <int2:textHash int2:hashCode="TL0s2FUFXAHurR" int2:id="CwkxBQA7">
      <int2:state int2:value="Rejected" int2:type="AugLoop_Text_Critique"/>
    </int2:textHash>
    <int2:textHash int2:hashCode="p+abRVSbSNnfZz" int2:id="D14RbC2M">
      <int2:state int2:value="Rejected" int2:type="AugLoop_Text_Critique"/>
    </int2:textHash>
    <int2:textHash int2:hashCode="WczGeKcBJPI/Js" int2:id="DZsQybhB">
      <int2:state int2:value="Rejected" int2:type="AugLoop_Text_Critique"/>
    </int2:textHash>
    <int2:textHash int2:hashCode="pb5I14sSI703UV" int2:id="DabiWL9G">
      <int2:state int2:value="Rejected" int2:type="AugLoop_Text_Critique"/>
    </int2:textHash>
    <int2:textHash int2:hashCode="JlTQkmxLyRaaU/" int2:id="Dfqhknuv">
      <int2:state int2:value="Rejected" int2:type="AugLoop_Text_Critique"/>
    </int2:textHash>
    <int2:textHash int2:hashCode="Z+553vOEnF6JgM" int2:id="ET5VemMP">
      <int2:state int2:value="Rejected" int2:type="AugLoop_Text_Critique"/>
    </int2:textHash>
    <int2:textHash int2:hashCode="UmwhXOV/WCF91d" int2:id="F0Z25uSt">
      <int2:state int2:value="Rejected" int2:type="AugLoop_Text_Critique"/>
    </int2:textHash>
    <int2:textHash int2:hashCode="DzA3wbbH78ppLw" int2:id="F39Z4Zu6">
      <int2:state int2:value="Rejected" int2:type="AugLoop_Text_Critique"/>
    </int2:textHash>
    <int2:textHash int2:hashCode="LK0cS9LVNzGj/1" int2:id="FDPXt7ZT">
      <int2:state int2:value="Rejected" int2:type="AugLoop_Text_Critique"/>
    </int2:textHash>
    <int2:textHash int2:hashCode="bauJro0ecJ2Gms" int2:id="FgZmVwhV">
      <int2:state int2:value="Rejected" int2:type="AugLoop_Text_Critique"/>
    </int2:textHash>
    <int2:textHash int2:hashCode="OcCtsgR/17Fmq/" int2:id="GFqdyCw7">
      <int2:state int2:value="Rejected" int2:type="AugLoop_Text_Critique"/>
    </int2:textHash>
    <int2:textHash int2:hashCode="1QYWsTNAJWo7Q3" int2:id="GKFAvuYe">
      <int2:state int2:value="Rejected" int2:type="AugLoop_Text_Critique"/>
    </int2:textHash>
    <int2:textHash int2:hashCode="FdpenXgmYBnaLs" int2:id="GMivwkle">
      <int2:state int2:value="Rejected" int2:type="AugLoop_Text_Critique"/>
    </int2:textHash>
    <int2:textHash int2:hashCode="QApCh9x+7duOCV" int2:id="GVsdelUu">
      <int2:state int2:value="Rejected" int2:type="AugLoop_Text_Critique"/>
    </int2:textHash>
    <int2:textHash int2:hashCode="NL4CNvxzM1vCt2" int2:id="GcepYNbz">
      <int2:state int2:value="Rejected" int2:type="AugLoop_Text_Critique"/>
    </int2:textHash>
    <int2:textHash int2:hashCode="oFv6WUCLh4hVX9" int2:id="Gdbj7toR">
      <int2:state int2:value="Rejected" int2:type="AugLoop_Text_Critique"/>
    </int2:textHash>
    <int2:textHash int2:hashCode="lig6GrESLPcyE4" int2:id="HQAnPBEx">
      <int2:state int2:value="Rejected" int2:type="AugLoop_Text_Critique"/>
    </int2:textHash>
    <int2:textHash int2:hashCode="OZ2JT+UdCK/PYP" int2:id="HQX5Qn2x">
      <int2:state int2:value="Rejected" int2:type="AugLoop_Text_Critique"/>
    </int2:textHash>
    <int2:textHash int2:hashCode="nKAWqN+mG0ZpGk" int2:id="HjqRdcJP">
      <int2:state int2:value="Rejected" int2:type="AugLoop_Text_Critique"/>
    </int2:textHash>
    <int2:textHash int2:hashCode="t6BUK97NTecw8f" int2:id="IkM5gyoN">
      <int2:state int2:value="Rejected" int2:type="AugLoop_Text_Critique"/>
    </int2:textHash>
    <int2:textHash int2:hashCode="FYNA/eKb5uV9qT" int2:id="J5aQmXk1">
      <int2:state int2:value="Rejected" int2:type="AugLoop_Text_Critique"/>
    </int2:textHash>
    <int2:textHash int2:hashCode="IaLV8pDJLMbhNN" int2:id="JhzAmWwK">
      <int2:state int2:value="Rejected" int2:type="AugLoop_Text_Critique"/>
    </int2:textHash>
    <int2:textHash int2:hashCode="+Q2IjQ+1zjBzp9" int2:id="JzNe77y9">
      <int2:state int2:value="Rejected" int2:type="AugLoop_Text_Critique"/>
    </int2:textHash>
    <int2:textHash int2:hashCode="pysREWW+kz3FtV" int2:id="KTp3dkoh">
      <int2:state int2:value="Rejected" int2:type="AugLoop_Text_Critique"/>
    </int2:textHash>
    <int2:textHash int2:hashCode="0qxEjEH57Rpnb4" int2:id="KuQtq1cV">
      <int2:state int2:value="Rejected" int2:type="AugLoop_Text_Critique"/>
    </int2:textHash>
    <int2:textHash int2:hashCode="bJzZQje6YJWH43" int2:id="Kwyj8yxm">
      <int2:state int2:value="Rejected" int2:type="AugLoop_Text_Critique"/>
    </int2:textHash>
    <int2:textHash int2:hashCode="Ga3gHnkLWFpply" int2:id="M5Td2Wol">
      <int2:state int2:value="Rejected" int2:type="AugLoop_Text_Critique"/>
    </int2:textHash>
    <int2:textHash int2:hashCode="KkZk2b8lUb6smY" int2:id="NHeWTBFt">
      <int2:state int2:value="Rejected" int2:type="AugLoop_Text_Critique"/>
    </int2:textHash>
    <int2:textHash int2:hashCode="YF1X3LDECYL5Yy" int2:id="P4hB31h1">
      <int2:state int2:value="Rejected" int2:type="AugLoop_Text_Critique"/>
    </int2:textHash>
    <int2:textHash int2:hashCode="vz5AS+I7DZTPMQ" int2:id="PLafxOK4">
      <int2:state int2:value="Rejected" int2:type="AugLoop_Text_Critique"/>
    </int2:textHash>
    <int2:textHash int2:hashCode="YqwTpqhCCYhf/5" int2:id="QG3iVyQT">
      <int2:state int2:value="Rejected" int2:type="AugLoop_Text_Critique"/>
    </int2:textHash>
    <int2:textHash int2:hashCode="+z01zh6SW+Q6P1" int2:id="R1XD2M8S">
      <int2:state int2:value="Rejected" int2:type="AugLoop_Text_Critique"/>
    </int2:textHash>
    <int2:textHash int2:hashCode="dUDrwJ11bxQ5xu" int2:id="RcdVfS6C">
      <int2:state int2:value="Rejected" int2:type="AugLoop_Text_Critique"/>
    </int2:textHash>
    <int2:textHash int2:hashCode="OUQUduB8AhHr4X" int2:id="Rt1oc2MT">
      <int2:state int2:value="Rejected" int2:type="AugLoop_Text_Critique"/>
    </int2:textHash>
    <int2:textHash int2:hashCode="vnTfTGbXt9VoYf" int2:id="SOhxBzqU">
      <int2:state int2:value="Rejected" int2:type="AugLoop_Text_Critique"/>
    </int2:textHash>
    <int2:textHash int2:hashCode="4sCZUHiyDE0DBr" int2:id="SdJYzEJa">
      <int2:state int2:value="Rejected" int2:type="AugLoop_Text_Critique"/>
    </int2:textHash>
    <int2:textHash int2:hashCode="ffeoa5K36q7X8T" int2:id="SzJgSplY">
      <int2:state int2:value="Rejected" int2:type="AugLoop_Text_Critique"/>
    </int2:textHash>
    <int2:textHash int2:hashCode="p2bUqZ/UXR9jZ2" int2:id="TJWnoslk">
      <int2:state int2:value="Rejected" int2:type="AugLoop_Text_Critique"/>
    </int2:textHash>
    <int2:textHash int2:hashCode="UEzTv60yGtJoJ/" int2:id="TpkVKQfn">
      <int2:state int2:value="Rejected" int2:type="AugLoop_Text_Critique"/>
    </int2:textHash>
    <int2:textHash int2:hashCode="ihz8P1RIZQnbxY" int2:id="VIC3dIWx">
      <int2:state int2:value="Rejected" int2:type="AugLoop_Text_Critique"/>
    </int2:textHash>
    <int2:textHash int2:hashCode="EAfq8zurz4KhgC" int2:id="WKQvLLnC">
      <int2:state int2:value="Rejected" int2:type="AugLoop_Text_Critique"/>
    </int2:textHash>
    <int2:textHash int2:hashCode="h6S7OKpgG+1YB6" int2:id="WbRcoLnU">
      <int2:state int2:value="Rejected" int2:type="AugLoop_Text_Critique"/>
    </int2:textHash>
    <int2:textHash int2:hashCode="lYh5ALMlO6mL2w" int2:id="WmeNibcL">
      <int2:state int2:value="Rejected" int2:type="AugLoop_Text_Critique"/>
    </int2:textHash>
    <int2:textHash int2:hashCode="upfw+pivHDDF8p" int2:id="XAigP4pI">
      <int2:state int2:value="Rejected" int2:type="AugLoop_Text_Critique"/>
    </int2:textHash>
    <int2:textHash int2:hashCode="V0jgGRrjiLtaYT" int2:id="XDaJFOZA">
      <int2:state int2:value="Rejected" int2:type="AugLoop_Text_Critique"/>
    </int2:textHash>
    <int2:textHash int2:hashCode="fz1oZ6LC/e9kHJ" int2:id="XTijPOPs">
      <int2:state int2:value="Rejected" int2:type="AugLoop_Text_Critique"/>
    </int2:textHash>
    <int2:textHash int2:hashCode="TT6S4n797sW9pv" int2:id="XymYKYu9">
      <int2:state int2:value="Rejected" int2:type="AugLoop_Text_Critique"/>
    </int2:textHash>
    <int2:textHash int2:hashCode="zvBe2vIxx2WyJz" int2:id="Zj14cMns">
      <int2:state int2:value="Rejected" int2:type="AugLoop_Text_Critique"/>
    </int2:textHash>
    <int2:textHash int2:hashCode="/71tY2gmCU1id5" int2:id="Zjzreik9">
      <int2:state int2:value="Rejected" int2:type="AugLoop_Text_Critique"/>
    </int2:textHash>
    <int2:textHash int2:hashCode="wTBwLTb7sK7WHO" int2:id="a2AJqPcP">
      <int2:state int2:value="Rejected" int2:type="AugLoop_Text_Critique"/>
    </int2:textHash>
    <int2:textHash int2:hashCode="c+4KFOxw+vywLN" int2:id="adVKuHyb">
      <int2:state int2:value="Rejected" int2:type="AugLoop_Text_Critique"/>
    </int2:textHash>
    <int2:textHash int2:hashCode="PmKDB/QDZ39BAW" int2:id="ahDWAjsn">
      <int2:state int2:value="Rejected" int2:type="AugLoop_Text_Critique"/>
    </int2:textHash>
    <int2:textHash int2:hashCode="CYhkCTic5rhvUB" int2:id="b5PDSPEV">
      <int2:state int2:value="Rejected" int2:type="AugLoop_Text_Critique"/>
    </int2:textHash>
    <int2:textHash int2:hashCode="/SF5r3+OL/4Ms7" int2:id="bq5nSsju">
      <int2:state int2:value="Rejected" int2:type="AugLoop_Text_Critique"/>
    </int2:textHash>
    <int2:textHash int2:hashCode="TxzjcZw7k4N65O" int2:id="c0hsn4sl">
      <int2:state int2:value="Rejected" int2:type="AugLoop_Text_Critique"/>
    </int2:textHash>
    <int2:textHash int2:hashCode="9vdl6DLyCSxn2z" int2:id="cAn78Jvr">
      <int2:state int2:value="Rejected" int2:type="AugLoop_Text_Critique"/>
    </int2:textHash>
    <int2:textHash int2:hashCode="5AUcWz0/tUUSqQ" int2:id="cTyJzfU4">
      <int2:state int2:value="Rejected" int2:type="AugLoop_Text_Critique"/>
    </int2:textHash>
    <int2:textHash int2:hashCode="eYYs6ePbNjMsbd" int2:id="cuGOPTOV">
      <int2:state int2:value="Rejected" int2:type="AugLoop_Text_Critique"/>
    </int2:textHash>
    <int2:textHash int2:hashCode="/mhVxWmRGm8xg0" int2:id="cvwjx78Y">
      <int2:state int2:value="Rejected" int2:type="AugLoop_Text_Critique"/>
    </int2:textHash>
    <int2:textHash int2:hashCode="bLXwenChYk9Mk8" int2:id="dOjlubLC">
      <int2:state int2:value="Rejected" int2:type="AugLoop_Text_Critique"/>
    </int2:textHash>
    <int2:textHash int2:hashCode="VQsBIExuUB1eSy" int2:id="e0ZkFLep">
      <int2:state int2:value="Rejected" int2:type="AugLoop_Text_Critique"/>
    </int2:textHash>
    <int2:textHash int2:hashCode="GykLpsAmnHIM9J" int2:id="eFvi6LIl">
      <int2:state int2:value="Rejected" int2:type="AugLoop_Text_Critique"/>
    </int2:textHash>
    <int2:textHash int2:hashCode="HD2UxnPzaB2ZXI" int2:id="f1Gta51d">
      <int2:state int2:value="Rejected" int2:type="AugLoop_Text_Critique"/>
    </int2:textHash>
    <int2:textHash int2:hashCode="IMgjbAlfbvWzFs" int2:id="fCzU659w">
      <int2:state int2:value="Rejected" int2:type="AugLoop_Text_Critique"/>
    </int2:textHash>
    <int2:textHash int2:hashCode="hmfGmvNf1nVstr" int2:id="fiJsTdln">
      <int2:state int2:value="Rejected" int2:type="AugLoop_Text_Critique"/>
    </int2:textHash>
    <int2:textHash int2:hashCode="JFcCF3pp5rzXz0" int2:id="fu3LGTO7">
      <int2:state int2:value="Rejected" int2:type="AugLoop_Text_Critique"/>
    </int2:textHash>
    <int2:textHash int2:hashCode="V0HxhKyftr6g0k" int2:id="iOFmzYMR">
      <int2:state int2:value="Rejected" int2:type="AugLoop_Text_Critique"/>
    </int2:textHash>
    <int2:textHash int2:hashCode="n4GMmaSEt7odN4" int2:id="iSvDvWhL">
      <int2:state int2:value="Rejected" int2:type="AugLoop_Text_Critique"/>
    </int2:textHash>
    <int2:textHash int2:hashCode="o8cYABRR1AnxpD" int2:id="iYKLo65f">
      <int2:state int2:value="Rejected" int2:type="AugLoop_Text_Critique"/>
    </int2:textHash>
    <int2:textHash int2:hashCode="sqLXb0f/4IFEzQ" int2:id="juhKHnDB">
      <int2:state int2:value="Rejected" int2:type="AugLoop_Text_Critique"/>
    </int2:textHash>
    <int2:textHash int2:hashCode="mC3ch+Ohkxpfyg" int2:id="kGNveQix">
      <int2:state int2:value="Rejected" int2:type="AugLoop_Text_Critique"/>
    </int2:textHash>
    <int2:textHash int2:hashCode="KpuNPmSotbeEto" int2:id="kLtEzulj">
      <int2:state int2:value="Rejected" int2:type="AugLoop_Text_Critique"/>
    </int2:textHash>
    <int2:textHash int2:hashCode="fZNQDIauWHs9n0" int2:id="kaazgMx1">
      <int2:state int2:value="Rejected" int2:type="AugLoop_Text_Critique"/>
    </int2:textHash>
    <int2:textHash int2:hashCode="E4hLN/LJoR+fs7" int2:id="ldJRi4jM">
      <int2:state int2:value="Rejected" int2:type="AugLoop_Text_Critique"/>
    </int2:textHash>
    <int2:textHash int2:hashCode="R0bQAhCBNPamYl" int2:id="lrbRBChb">
      <int2:state int2:value="Rejected" int2:type="AugLoop_Text_Critique"/>
    </int2:textHash>
    <int2:textHash int2:hashCode="cgLg1uK3byGlis" int2:id="mCYN2XQg">
      <int2:state int2:value="Rejected" int2:type="AugLoop_Text_Critique"/>
    </int2:textHash>
    <int2:textHash int2:hashCode="TQbIuujKWnes06" int2:id="mbgSvuSE">
      <int2:state int2:value="Rejected" int2:type="AugLoop_Text_Critique"/>
    </int2:textHash>
    <int2:textHash int2:hashCode="APFgzBdCWwul0m" int2:id="n6LnrUxe">
      <int2:state int2:value="Rejected" int2:type="AugLoop_Text_Critique"/>
    </int2:textHash>
    <int2:textHash int2:hashCode="NOUMgzNm2ZIxEo" int2:id="n7RcqbfE">
      <int2:state int2:value="Rejected" int2:type="AugLoop_Text_Critique"/>
    </int2:textHash>
    <int2:textHash int2:hashCode="CZnAVVcZUn22v+" int2:id="nLehfIAw">
      <int2:state int2:value="Rejected" int2:type="AugLoop_Text_Critique"/>
    </int2:textHash>
    <int2:textHash int2:hashCode="7eozI82HeIMfGP" int2:id="ojb5R7pK">
      <int2:state int2:value="Rejected" int2:type="AugLoop_Text_Critique"/>
    </int2:textHash>
    <int2:textHash int2:hashCode="9tlTjG9WZtFM6o" int2:id="piZOuiWP">
      <int2:state int2:value="Rejected" int2:type="AugLoop_Text_Critique"/>
    </int2:textHash>
    <int2:textHash int2:hashCode="s2UUELPMKSF8zR" int2:id="qRnT4mFU">
      <int2:state int2:value="Rejected" int2:type="AugLoop_Text_Critique"/>
    </int2:textHash>
    <int2:textHash int2:hashCode="O0o+OQgxyqYxic" int2:id="qUjTzxdS">
      <int2:state int2:value="Rejected" int2:type="AugLoop_Text_Critique"/>
    </int2:textHash>
    <int2:textHash int2:hashCode="1K/eFFDT7I+tnW" int2:id="rbDZ5156">
      <int2:state int2:value="Rejected" int2:type="AugLoop_Text_Critique"/>
    </int2:textHash>
    <int2:textHash int2:hashCode="q2D6l9yDZLYPxR" int2:id="suq1rhOD">
      <int2:state int2:value="Rejected" int2:type="AugLoop_Text_Critique"/>
    </int2:textHash>
    <int2:textHash int2:hashCode="M4a0TZa+GZKlUe" int2:id="syxKOLNo">
      <int2:state int2:value="Rejected" int2:type="AugLoop_Text_Critique"/>
    </int2:textHash>
    <int2:textHash int2:hashCode="YGC4tJs8Wjlscs" int2:id="tEkUqYY7">
      <int2:state int2:value="Rejected" int2:type="AugLoop_Text_Critique"/>
    </int2:textHash>
    <int2:textHash int2:hashCode="Qb4/dAsthj+pMr" int2:id="tztSjHVL">
      <int2:state int2:value="Rejected" int2:type="AugLoop_Text_Critique"/>
    </int2:textHash>
    <int2:textHash int2:hashCode="anOZyO6Rg4JG3R" int2:id="w7cabXu5">
      <int2:state int2:value="Rejected" int2:type="AugLoop_Text_Critique"/>
    </int2:textHash>
    <int2:textHash int2:hashCode="lzQlgEns07TFiZ" int2:id="wL94PZ8b">
      <int2:state int2:value="Rejected" int2:type="AugLoop_Text_Critique"/>
    </int2:textHash>
    <int2:textHash int2:hashCode="vz30mue0Lap66U" int2:id="xBB8WAN1">
      <int2:state int2:value="Rejected" int2:type="AugLoop_Text_Critique"/>
    </int2:textHash>
    <int2:textHash int2:hashCode="eYV92Y5qjoYafo" int2:id="xFtCPiXM">
      <int2:state int2:value="Rejected" int2:type="AugLoop_Text_Critique"/>
    </int2:textHash>
    <int2:textHash int2:hashCode="8YteVG9j2TewGK" int2:id="xGxP7LxD">
      <int2:state int2:value="Rejected" int2:type="AugLoop_Text_Critique"/>
    </int2:textHash>
    <int2:textHash int2:hashCode="d58W8O+/zH3KXB" int2:id="yY338NSF">
      <int2:state int2:value="Rejected" int2:type="AugLoop_Text_Critique"/>
    </int2:textHash>
    <int2:textHash int2:hashCode="d8GOZzCLnJuDXu" int2:id="z3yP6RbQ">
      <int2:state int2:value="Rejected" int2:type="AugLoop_Text_Critique"/>
    </int2:textHash>
    <int2:textHash int2:hashCode="pkHkykdVaolobO" int2:id="zAWGAERc">
      <int2:state int2:value="Rejected" int2:type="AugLoop_Text_Critique"/>
    </int2:textHash>
    <int2:bookmark int2:bookmarkName="_Int_TMWYRzIL" int2:invalidationBookmarkName="" int2:hashCode="Y1k0VR/H4yFwXt" int2:id="2wIuq3Xx">
      <int2:state int2:value="Rejected" int2:type="AugLoop_Text_Critique"/>
    </int2:bookmark>
    <int2:bookmark int2:bookmarkName="_Int_7ACjskUX" int2:invalidationBookmarkName="" int2:hashCode="77pzvLIcLZiy60" int2:id="55FeqCNj">
      <int2:state int2:value="Rejected" int2:type="AugLoop_Text_Critique"/>
    </int2:bookmark>
    <int2:bookmark int2:bookmarkName="_Int_sV0NT3N6" int2:invalidationBookmarkName="" int2:hashCode="1DNvWacKUX/5hm" int2:id="U6mom0Zz">
      <int2:state int2:value="Rejected" int2:type="AugLoop_Text_Critique"/>
    </int2:bookmark>
    <int2:bookmark int2:bookmarkName="_Int_GEfWCQgC" int2:invalidationBookmarkName="" int2:hashCode="p7MTTKp1MQyM3a" int2:id="Y7di6M8W">
      <int2:state int2:value="Rejected" int2:type="AugLoop_Text_Critique"/>
    </int2:bookmark>
    <int2:bookmark int2:bookmarkName="_Int_Lom41dvh" int2:invalidationBookmarkName="" int2:hashCode="MCeko5CzlE0/Jx" int2:id="iUbUigkK">
      <int2:state int2:value="Rejected" int2:type="AugLoop_Acronyms_AcronymsCritique"/>
    </int2:bookmark>
    <int2:bookmark int2:bookmarkName="_Int_VNVWKZea" int2:invalidationBookmarkName="" int2:hashCode="2k37mxvnKPwHq9" int2:id="rkThLbEK">
      <int2:state int2:value="Rejected" int2:type="AugLoop_Text_Critique"/>
    </int2:bookmark>
    <int2:bookmark int2:bookmarkName="_Int_4EESnAVW" int2:invalidationBookmarkName="" int2:hashCode="ZbQDUIsNT2iLBG" int2:id="waLVy6x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0F136"/>
    <w:multiLevelType w:val="hybridMultilevel"/>
    <w:tmpl w:val="FFFFFFFF"/>
    <w:lvl w:ilvl="0" w:tplc="F67EC7A4">
      <w:start w:val="1"/>
      <w:numFmt w:val="bullet"/>
      <w:lvlText w:val=""/>
      <w:lvlJc w:val="left"/>
      <w:pPr>
        <w:ind w:left="360" w:hanging="360"/>
      </w:pPr>
      <w:rPr>
        <w:rFonts w:ascii="Symbol" w:hAnsi="Symbol" w:hint="default"/>
      </w:rPr>
    </w:lvl>
    <w:lvl w:ilvl="1" w:tplc="78305482">
      <w:start w:val="1"/>
      <w:numFmt w:val="bullet"/>
      <w:lvlText w:val="o"/>
      <w:lvlJc w:val="left"/>
      <w:pPr>
        <w:ind w:left="1080" w:hanging="360"/>
      </w:pPr>
      <w:rPr>
        <w:rFonts w:ascii="Courier New" w:hAnsi="Courier New" w:hint="default"/>
      </w:rPr>
    </w:lvl>
    <w:lvl w:ilvl="2" w:tplc="91501934">
      <w:start w:val="1"/>
      <w:numFmt w:val="bullet"/>
      <w:lvlText w:val=""/>
      <w:lvlJc w:val="left"/>
      <w:pPr>
        <w:ind w:left="1800" w:hanging="360"/>
      </w:pPr>
      <w:rPr>
        <w:rFonts w:ascii="Wingdings" w:hAnsi="Wingdings" w:hint="default"/>
      </w:rPr>
    </w:lvl>
    <w:lvl w:ilvl="3" w:tplc="4C8621CC">
      <w:start w:val="1"/>
      <w:numFmt w:val="bullet"/>
      <w:lvlText w:val=""/>
      <w:lvlJc w:val="left"/>
      <w:pPr>
        <w:ind w:left="2520" w:hanging="360"/>
      </w:pPr>
      <w:rPr>
        <w:rFonts w:ascii="Symbol" w:hAnsi="Symbol" w:hint="default"/>
      </w:rPr>
    </w:lvl>
    <w:lvl w:ilvl="4" w:tplc="057E18AE">
      <w:start w:val="1"/>
      <w:numFmt w:val="bullet"/>
      <w:lvlText w:val="o"/>
      <w:lvlJc w:val="left"/>
      <w:pPr>
        <w:ind w:left="3240" w:hanging="360"/>
      </w:pPr>
      <w:rPr>
        <w:rFonts w:ascii="Courier New" w:hAnsi="Courier New" w:hint="default"/>
      </w:rPr>
    </w:lvl>
    <w:lvl w:ilvl="5" w:tplc="3E883054">
      <w:start w:val="1"/>
      <w:numFmt w:val="bullet"/>
      <w:lvlText w:val=""/>
      <w:lvlJc w:val="left"/>
      <w:pPr>
        <w:ind w:left="3960" w:hanging="360"/>
      </w:pPr>
      <w:rPr>
        <w:rFonts w:ascii="Wingdings" w:hAnsi="Wingdings" w:hint="default"/>
      </w:rPr>
    </w:lvl>
    <w:lvl w:ilvl="6" w:tplc="8020ACD8">
      <w:start w:val="1"/>
      <w:numFmt w:val="bullet"/>
      <w:lvlText w:val=""/>
      <w:lvlJc w:val="left"/>
      <w:pPr>
        <w:ind w:left="4680" w:hanging="360"/>
      </w:pPr>
      <w:rPr>
        <w:rFonts w:ascii="Symbol" w:hAnsi="Symbol" w:hint="default"/>
      </w:rPr>
    </w:lvl>
    <w:lvl w:ilvl="7" w:tplc="8D9ABA3A">
      <w:start w:val="1"/>
      <w:numFmt w:val="bullet"/>
      <w:lvlText w:val="o"/>
      <w:lvlJc w:val="left"/>
      <w:pPr>
        <w:ind w:left="5400" w:hanging="360"/>
      </w:pPr>
      <w:rPr>
        <w:rFonts w:ascii="Courier New" w:hAnsi="Courier New" w:hint="default"/>
      </w:rPr>
    </w:lvl>
    <w:lvl w:ilvl="8" w:tplc="F9165952">
      <w:start w:val="1"/>
      <w:numFmt w:val="bullet"/>
      <w:lvlText w:val=""/>
      <w:lvlJc w:val="left"/>
      <w:pPr>
        <w:ind w:left="6120" w:hanging="360"/>
      </w:pPr>
      <w:rPr>
        <w:rFonts w:ascii="Wingdings" w:hAnsi="Wingdings" w:hint="default"/>
      </w:rPr>
    </w:lvl>
  </w:abstractNum>
  <w:abstractNum w:abstractNumId="1" w15:restartNumberingAfterBreak="0">
    <w:nsid w:val="055B6186"/>
    <w:multiLevelType w:val="hybridMultilevel"/>
    <w:tmpl w:val="FFFFFFFF"/>
    <w:lvl w:ilvl="0" w:tplc="87E4A470">
      <w:start w:val="1"/>
      <w:numFmt w:val="bullet"/>
      <w:lvlText w:val="o"/>
      <w:lvlJc w:val="left"/>
      <w:pPr>
        <w:ind w:left="720" w:hanging="360"/>
      </w:pPr>
      <w:rPr>
        <w:rFonts w:ascii="Courier New" w:hAnsi="Courier New" w:hint="default"/>
      </w:rPr>
    </w:lvl>
    <w:lvl w:ilvl="1" w:tplc="D3F01930">
      <w:start w:val="1"/>
      <w:numFmt w:val="bullet"/>
      <w:lvlText w:val="o"/>
      <w:lvlJc w:val="left"/>
      <w:pPr>
        <w:ind w:left="1440" w:hanging="360"/>
      </w:pPr>
      <w:rPr>
        <w:rFonts w:ascii="Courier New" w:hAnsi="Courier New" w:hint="default"/>
      </w:rPr>
    </w:lvl>
    <w:lvl w:ilvl="2" w:tplc="C854BFD0">
      <w:start w:val="1"/>
      <w:numFmt w:val="bullet"/>
      <w:lvlText w:val=""/>
      <w:lvlJc w:val="left"/>
      <w:pPr>
        <w:ind w:left="2160" w:hanging="360"/>
      </w:pPr>
      <w:rPr>
        <w:rFonts w:ascii="Wingdings" w:hAnsi="Wingdings" w:hint="default"/>
      </w:rPr>
    </w:lvl>
    <w:lvl w:ilvl="3" w:tplc="01522358">
      <w:start w:val="1"/>
      <w:numFmt w:val="bullet"/>
      <w:lvlText w:val=""/>
      <w:lvlJc w:val="left"/>
      <w:pPr>
        <w:ind w:left="2880" w:hanging="360"/>
      </w:pPr>
      <w:rPr>
        <w:rFonts w:ascii="Symbol" w:hAnsi="Symbol" w:hint="default"/>
      </w:rPr>
    </w:lvl>
    <w:lvl w:ilvl="4" w:tplc="62224152">
      <w:start w:val="1"/>
      <w:numFmt w:val="bullet"/>
      <w:lvlText w:val="o"/>
      <w:lvlJc w:val="left"/>
      <w:pPr>
        <w:ind w:left="3600" w:hanging="360"/>
      </w:pPr>
      <w:rPr>
        <w:rFonts w:ascii="Courier New" w:hAnsi="Courier New" w:hint="default"/>
      </w:rPr>
    </w:lvl>
    <w:lvl w:ilvl="5" w:tplc="720CA13C">
      <w:start w:val="1"/>
      <w:numFmt w:val="bullet"/>
      <w:lvlText w:val=""/>
      <w:lvlJc w:val="left"/>
      <w:pPr>
        <w:ind w:left="4320" w:hanging="360"/>
      </w:pPr>
      <w:rPr>
        <w:rFonts w:ascii="Wingdings" w:hAnsi="Wingdings" w:hint="default"/>
      </w:rPr>
    </w:lvl>
    <w:lvl w:ilvl="6" w:tplc="084A809E">
      <w:start w:val="1"/>
      <w:numFmt w:val="bullet"/>
      <w:lvlText w:val=""/>
      <w:lvlJc w:val="left"/>
      <w:pPr>
        <w:ind w:left="5040" w:hanging="360"/>
      </w:pPr>
      <w:rPr>
        <w:rFonts w:ascii="Symbol" w:hAnsi="Symbol" w:hint="default"/>
      </w:rPr>
    </w:lvl>
    <w:lvl w:ilvl="7" w:tplc="A1164196">
      <w:start w:val="1"/>
      <w:numFmt w:val="bullet"/>
      <w:lvlText w:val="o"/>
      <w:lvlJc w:val="left"/>
      <w:pPr>
        <w:ind w:left="5760" w:hanging="360"/>
      </w:pPr>
      <w:rPr>
        <w:rFonts w:ascii="Courier New" w:hAnsi="Courier New" w:hint="default"/>
      </w:rPr>
    </w:lvl>
    <w:lvl w:ilvl="8" w:tplc="84E6FB9A">
      <w:start w:val="1"/>
      <w:numFmt w:val="bullet"/>
      <w:lvlText w:val=""/>
      <w:lvlJc w:val="left"/>
      <w:pPr>
        <w:ind w:left="6480" w:hanging="360"/>
      </w:pPr>
      <w:rPr>
        <w:rFonts w:ascii="Wingdings" w:hAnsi="Wingdings" w:hint="default"/>
      </w:rPr>
    </w:lvl>
  </w:abstractNum>
  <w:abstractNum w:abstractNumId="2" w15:restartNumberingAfterBreak="0">
    <w:nsid w:val="0A33C980"/>
    <w:multiLevelType w:val="hybridMultilevel"/>
    <w:tmpl w:val="FFFFFFFF"/>
    <w:lvl w:ilvl="0" w:tplc="5BB82BF4">
      <w:start w:val="1"/>
      <w:numFmt w:val="bullet"/>
      <w:lvlText w:val=""/>
      <w:lvlJc w:val="left"/>
      <w:pPr>
        <w:ind w:left="720" w:hanging="360"/>
      </w:pPr>
      <w:rPr>
        <w:rFonts w:ascii="Symbol" w:hAnsi="Symbol" w:hint="default"/>
      </w:rPr>
    </w:lvl>
    <w:lvl w:ilvl="1" w:tplc="905CA7DA">
      <w:start w:val="1"/>
      <w:numFmt w:val="bullet"/>
      <w:lvlText w:val="o"/>
      <w:lvlJc w:val="left"/>
      <w:pPr>
        <w:ind w:left="1440" w:hanging="360"/>
      </w:pPr>
      <w:rPr>
        <w:rFonts w:ascii="Courier New" w:hAnsi="Courier New" w:hint="default"/>
      </w:rPr>
    </w:lvl>
    <w:lvl w:ilvl="2" w:tplc="04D83C34">
      <w:start w:val="1"/>
      <w:numFmt w:val="bullet"/>
      <w:lvlText w:val=""/>
      <w:lvlJc w:val="left"/>
      <w:pPr>
        <w:ind w:left="2160" w:hanging="360"/>
      </w:pPr>
      <w:rPr>
        <w:rFonts w:ascii="Wingdings" w:hAnsi="Wingdings" w:hint="default"/>
      </w:rPr>
    </w:lvl>
    <w:lvl w:ilvl="3" w:tplc="E758C75C">
      <w:start w:val="1"/>
      <w:numFmt w:val="bullet"/>
      <w:lvlText w:val=""/>
      <w:lvlJc w:val="left"/>
      <w:pPr>
        <w:ind w:left="2880" w:hanging="360"/>
      </w:pPr>
      <w:rPr>
        <w:rFonts w:ascii="Symbol" w:hAnsi="Symbol" w:hint="default"/>
      </w:rPr>
    </w:lvl>
    <w:lvl w:ilvl="4" w:tplc="97F6675E">
      <w:start w:val="1"/>
      <w:numFmt w:val="bullet"/>
      <w:lvlText w:val="o"/>
      <w:lvlJc w:val="left"/>
      <w:pPr>
        <w:ind w:left="3600" w:hanging="360"/>
      </w:pPr>
      <w:rPr>
        <w:rFonts w:ascii="Courier New" w:hAnsi="Courier New" w:hint="default"/>
      </w:rPr>
    </w:lvl>
    <w:lvl w:ilvl="5" w:tplc="1D188B2A">
      <w:start w:val="1"/>
      <w:numFmt w:val="bullet"/>
      <w:lvlText w:val=""/>
      <w:lvlJc w:val="left"/>
      <w:pPr>
        <w:ind w:left="4320" w:hanging="360"/>
      </w:pPr>
      <w:rPr>
        <w:rFonts w:ascii="Wingdings" w:hAnsi="Wingdings" w:hint="default"/>
      </w:rPr>
    </w:lvl>
    <w:lvl w:ilvl="6" w:tplc="30E8C2F2">
      <w:start w:val="1"/>
      <w:numFmt w:val="bullet"/>
      <w:lvlText w:val=""/>
      <w:lvlJc w:val="left"/>
      <w:pPr>
        <w:ind w:left="5040" w:hanging="360"/>
      </w:pPr>
      <w:rPr>
        <w:rFonts w:ascii="Symbol" w:hAnsi="Symbol" w:hint="default"/>
      </w:rPr>
    </w:lvl>
    <w:lvl w:ilvl="7" w:tplc="56A45EDA">
      <w:start w:val="1"/>
      <w:numFmt w:val="bullet"/>
      <w:lvlText w:val="o"/>
      <w:lvlJc w:val="left"/>
      <w:pPr>
        <w:ind w:left="5760" w:hanging="360"/>
      </w:pPr>
      <w:rPr>
        <w:rFonts w:ascii="Courier New" w:hAnsi="Courier New" w:hint="default"/>
      </w:rPr>
    </w:lvl>
    <w:lvl w:ilvl="8" w:tplc="28D262BA">
      <w:start w:val="1"/>
      <w:numFmt w:val="bullet"/>
      <w:lvlText w:val=""/>
      <w:lvlJc w:val="left"/>
      <w:pPr>
        <w:ind w:left="6480" w:hanging="360"/>
      </w:pPr>
      <w:rPr>
        <w:rFonts w:ascii="Wingdings" w:hAnsi="Wingdings" w:hint="default"/>
      </w:rPr>
    </w:lvl>
  </w:abstractNum>
  <w:abstractNum w:abstractNumId="3" w15:restartNumberingAfterBreak="0">
    <w:nsid w:val="1F6A9565"/>
    <w:multiLevelType w:val="hybridMultilevel"/>
    <w:tmpl w:val="FFFFFFFF"/>
    <w:lvl w:ilvl="0" w:tplc="9D262D46">
      <w:start w:val="1"/>
      <w:numFmt w:val="bullet"/>
      <w:lvlText w:val="o"/>
      <w:lvlJc w:val="left"/>
      <w:pPr>
        <w:ind w:left="720" w:hanging="360"/>
      </w:pPr>
      <w:rPr>
        <w:rFonts w:ascii="Courier New" w:hAnsi="Courier New" w:hint="default"/>
      </w:rPr>
    </w:lvl>
    <w:lvl w:ilvl="1" w:tplc="6340F5EC">
      <w:start w:val="1"/>
      <w:numFmt w:val="bullet"/>
      <w:lvlText w:val="o"/>
      <w:lvlJc w:val="left"/>
      <w:pPr>
        <w:ind w:left="1440" w:hanging="360"/>
      </w:pPr>
      <w:rPr>
        <w:rFonts w:ascii="Courier New" w:hAnsi="Courier New" w:hint="default"/>
      </w:rPr>
    </w:lvl>
    <w:lvl w:ilvl="2" w:tplc="FA74D49C">
      <w:start w:val="1"/>
      <w:numFmt w:val="bullet"/>
      <w:lvlText w:val=""/>
      <w:lvlJc w:val="left"/>
      <w:pPr>
        <w:ind w:left="2160" w:hanging="360"/>
      </w:pPr>
      <w:rPr>
        <w:rFonts w:ascii="Wingdings" w:hAnsi="Wingdings" w:hint="default"/>
      </w:rPr>
    </w:lvl>
    <w:lvl w:ilvl="3" w:tplc="00622AD6">
      <w:start w:val="1"/>
      <w:numFmt w:val="bullet"/>
      <w:lvlText w:val=""/>
      <w:lvlJc w:val="left"/>
      <w:pPr>
        <w:ind w:left="2880" w:hanging="360"/>
      </w:pPr>
      <w:rPr>
        <w:rFonts w:ascii="Symbol" w:hAnsi="Symbol" w:hint="default"/>
      </w:rPr>
    </w:lvl>
    <w:lvl w:ilvl="4" w:tplc="9DFC4BB2">
      <w:start w:val="1"/>
      <w:numFmt w:val="bullet"/>
      <w:lvlText w:val="o"/>
      <w:lvlJc w:val="left"/>
      <w:pPr>
        <w:ind w:left="3600" w:hanging="360"/>
      </w:pPr>
      <w:rPr>
        <w:rFonts w:ascii="Courier New" w:hAnsi="Courier New" w:hint="default"/>
      </w:rPr>
    </w:lvl>
    <w:lvl w:ilvl="5" w:tplc="546295C2">
      <w:start w:val="1"/>
      <w:numFmt w:val="bullet"/>
      <w:lvlText w:val=""/>
      <w:lvlJc w:val="left"/>
      <w:pPr>
        <w:ind w:left="4320" w:hanging="360"/>
      </w:pPr>
      <w:rPr>
        <w:rFonts w:ascii="Wingdings" w:hAnsi="Wingdings" w:hint="default"/>
      </w:rPr>
    </w:lvl>
    <w:lvl w:ilvl="6" w:tplc="A4E212EC">
      <w:start w:val="1"/>
      <w:numFmt w:val="bullet"/>
      <w:lvlText w:val=""/>
      <w:lvlJc w:val="left"/>
      <w:pPr>
        <w:ind w:left="5040" w:hanging="360"/>
      </w:pPr>
      <w:rPr>
        <w:rFonts w:ascii="Symbol" w:hAnsi="Symbol" w:hint="default"/>
      </w:rPr>
    </w:lvl>
    <w:lvl w:ilvl="7" w:tplc="5BB81B0C">
      <w:start w:val="1"/>
      <w:numFmt w:val="bullet"/>
      <w:lvlText w:val="o"/>
      <w:lvlJc w:val="left"/>
      <w:pPr>
        <w:ind w:left="5760" w:hanging="360"/>
      </w:pPr>
      <w:rPr>
        <w:rFonts w:ascii="Courier New" w:hAnsi="Courier New" w:hint="default"/>
      </w:rPr>
    </w:lvl>
    <w:lvl w:ilvl="8" w:tplc="1428C850">
      <w:start w:val="1"/>
      <w:numFmt w:val="bullet"/>
      <w:lvlText w:val=""/>
      <w:lvlJc w:val="left"/>
      <w:pPr>
        <w:ind w:left="6480" w:hanging="360"/>
      </w:pPr>
      <w:rPr>
        <w:rFonts w:ascii="Wingdings" w:hAnsi="Wingdings" w:hint="default"/>
      </w:rPr>
    </w:lvl>
  </w:abstractNum>
  <w:abstractNum w:abstractNumId="4" w15:restartNumberingAfterBreak="0">
    <w:nsid w:val="266CBAE4"/>
    <w:multiLevelType w:val="hybridMultilevel"/>
    <w:tmpl w:val="FFFFFFFF"/>
    <w:lvl w:ilvl="0" w:tplc="D61C7420">
      <w:start w:val="1"/>
      <w:numFmt w:val="bullet"/>
      <w:lvlText w:val=""/>
      <w:lvlJc w:val="left"/>
      <w:pPr>
        <w:ind w:left="720" w:hanging="360"/>
      </w:pPr>
      <w:rPr>
        <w:rFonts w:ascii="Symbol" w:hAnsi="Symbol" w:hint="default"/>
      </w:rPr>
    </w:lvl>
    <w:lvl w:ilvl="1" w:tplc="84DA1CA2">
      <w:start w:val="1"/>
      <w:numFmt w:val="bullet"/>
      <w:lvlText w:val="o"/>
      <w:lvlJc w:val="left"/>
      <w:pPr>
        <w:ind w:left="1440" w:hanging="360"/>
      </w:pPr>
      <w:rPr>
        <w:rFonts w:ascii="Courier New" w:hAnsi="Courier New" w:hint="default"/>
      </w:rPr>
    </w:lvl>
    <w:lvl w:ilvl="2" w:tplc="E57C60DE">
      <w:start w:val="1"/>
      <w:numFmt w:val="bullet"/>
      <w:lvlText w:val=""/>
      <w:lvlJc w:val="left"/>
      <w:pPr>
        <w:ind w:left="2160" w:hanging="360"/>
      </w:pPr>
      <w:rPr>
        <w:rFonts w:ascii="Wingdings" w:hAnsi="Wingdings" w:hint="default"/>
      </w:rPr>
    </w:lvl>
    <w:lvl w:ilvl="3" w:tplc="87A8B6B4">
      <w:start w:val="1"/>
      <w:numFmt w:val="bullet"/>
      <w:lvlText w:val=""/>
      <w:lvlJc w:val="left"/>
      <w:pPr>
        <w:ind w:left="2880" w:hanging="360"/>
      </w:pPr>
      <w:rPr>
        <w:rFonts w:ascii="Symbol" w:hAnsi="Symbol" w:hint="default"/>
      </w:rPr>
    </w:lvl>
    <w:lvl w:ilvl="4" w:tplc="97144EA8">
      <w:start w:val="1"/>
      <w:numFmt w:val="bullet"/>
      <w:lvlText w:val="o"/>
      <w:lvlJc w:val="left"/>
      <w:pPr>
        <w:ind w:left="3600" w:hanging="360"/>
      </w:pPr>
      <w:rPr>
        <w:rFonts w:ascii="Courier New" w:hAnsi="Courier New" w:hint="default"/>
      </w:rPr>
    </w:lvl>
    <w:lvl w:ilvl="5" w:tplc="F766983E">
      <w:start w:val="1"/>
      <w:numFmt w:val="bullet"/>
      <w:lvlText w:val=""/>
      <w:lvlJc w:val="left"/>
      <w:pPr>
        <w:ind w:left="4320" w:hanging="360"/>
      </w:pPr>
      <w:rPr>
        <w:rFonts w:ascii="Wingdings" w:hAnsi="Wingdings" w:hint="default"/>
      </w:rPr>
    </w:lvl>
    <w:lvl w:ilvl="6" w:tplc="F70ACAB2">
      <w:start w:val="1"/>
      <w:numFmt w:val="bullet"/>
      <w:lvlText w:val=""/>
      <w:lvlJc w:val="left"/>
      <w:pPr>
        <w:ind w:left="5040" w:hanging="360"/>
      </w:pPr>
      <w:rPr>
        <w:rFonts w:ascii="Symbol" w:hAnsi="Symbol" w:hint="default"/>
      </w:rPr>
    </w:lvl>
    <w:lvl w:ilvl="7" w:tplc="C076213A">
      <w:start w:val="1"/>
      <w:numFmt w:val="bullet"/>
      <w:lvlText w:val="o"/>
      <w:lvlJc w:val="left"/>
      <w:pPr>
        <w:ind w:left="5760" w:hanging="360"/>
      </w:pPr>
      <w:rPr>
        <w:rFonts w:ascii="Courier New" w:hAnsi="Courier New" w:hint="default"/>
      </w:rPr>
    </w:lvl>
    <w:lvl w:ilvl="8" w:tplc="14CAF44E">
      <w:start w:val="1"/>
      <w:numFmt w:val="bullet"/>
      <w:lvlText w:val=""/>
      <w:lvlJc w:val="left"/>
      <w:pPr>
        <w:ind w:left="6480" w:hanging="360"/>
      </w:pPr>
      <w:rPr>
        <w:rFonts w:ascii="Wingdings" w:hAnsi="Wingdings" w:hint="default"/>
      </w:rPr>
    </w:lvl>
  </w:abstractNum>
  <w:abstractNum w:abstractNumId="5" w15:restartNumberingAfterBreak="0">
    <w:nsid w:val="2B1223CC"/>
    <w:multiLevelType w:val="hybridMultilevel"/>
    <w:tmpl w:val="FFFFFFFF"/>
    <w:lvl w:ilvl="0" w:tplc="D8CA7626">
      <w:start w:val="1"/>
      <w:numFmt w:val="bullet"/>
      <w:lvlText w:val=""/>
      <w:lvlJc w:val="left"/>
      <w:pPr>
        <w:ind w:left="720" w:hanging="360"/>
      </w:pPr>
      <w:rPr>
        <w:rFonts w:ascii="Symbol" w:hAnsi="Symbol" w:hint="default"/>
      </w:rPr>
    </w:lvl>
    <w:lvl w:ilvl="1" w:tplc="311679B8">
      <w:start w:val="1"/>
      <w:numFmt w:val="bullet"/>
      <w:lvlText w:val="o"/>
      <w:lvlJc w:val="left"/>
      <w:pPr>
        <w:ind w:left="1440" w:hanging="360"/>
      </w:pPr>
      <w:rPr>
        <w:rFonts w:ascii="Courier New" w:hAnsi="Courier New" w:hint="default"/>
      </w:rPr>
    </w:lvl>
    <w:lvl w:ilvl="2" w:tplc="1BDC2AA6">
      <w:start w:val="1"/>
      <w:numFmt w:val="bullet"/>
      <w:lvlText w:val=""/>
      <w:lvlJc w:val="left"/>
      <w:pPr>
        <w:ind w:left="2160" w:hanging="360"/>
      </w:pPr>
      <w:rPr>
        <w:rFonts w:ascii="Wingdings" w:hAnsi="Wingdings" w:hint="default"/>
      </w:rPr>
    </w:lvl>
    <w:lvl w:ilvl="3" w:tplc="8A06692A">
      <w:start w:val="1"/>
      <w:numFmt w:val="bullet"/>
      <w:lvlText w:val=""/>
      <w:lvlJc w:val="left"/>
      <w:pPr>
        <w:ind w:left="2880" w:hanging="360"/>
      </w:pPr>
      <w:rPr>
        <w:rFonts w:ascii="Symbol" w:hAnsi="Symbol" w:hint="default"/>
      </w:rPr>
    </w:lvl>
    <w:lvl w:ilvl="4" w:tplc="E7B4A302">
      <w:start w:val="1"/>
      <w:numFmt w:val="bullet"/>
      <w:lvlText w:val="o"/>
      <w:lvlJc w:val="left"/>
      <w:pPr>
        <w:ind w:left="3600" w:hanging="360"/>
      </w:pPr>
      <w:rPr>
        <w:rFonts w:ascii="Courier New" w:hAnsi="Courier New" w:hint="default"/>
      </w:rPr>
    </w:lvl>
    <w:lvl w:ilvl="5" w:tplc="0BB09D08">
      <w:start w:val="1"/>
      <w:numFmt w:val="bullet"/>
      <w:lvlText w:val=""/>
      <w:lvlJc w:val="left"/>
      <w:pPr>
        <w:ind w:left="4320" w:hanging="360"/>
      </w:pPr>
      <w:rPr>
        <w:rFonts w:ascii="Wingdings" w:hAnsi="Wingdings" w:hint="default"/>
      </w:rPr>
    </w:lvl>
    <w:lvl w:ilvl="6" w:tplc="BB320E88">
      <w:start w:val="1"/>
      <w:numFmt w:val="bullet"/>
      <w:lvlText w:val=""/>
      <w:lvlJc w:val="left"/>
      <w:pPr>
        <w:ind w:left="5040" w:hanging="360"/>
      </w:pPr>
      <w:rPr>
        <w:rFonts w:ascii="Symbol" w:hAnsi="Symbol" w:hint="default"/>
      </w:rPr>
    </w:lvl>
    <w:lvl w:ilvl="7" w:tplc="C67E535C">
      <w:start w:val="1"/>
      <w:numFmt w:val="bullet"/>
      <w:lvlText w:val="o"/>
      <w:lvlJc w:val="left"/>
      <w:pPr>
        <w:ind w:left="5760" w:hanging="360"/>
      </w:pPr>
      <w:rPr>
        <w:rFonts w:ascii="Courier New" w:hAnsi="Courier New" w:hint="default"/>
      </w:rPr>
    </w:lvl>
    <w:lvl w:ilvl="8" w:tplc="7DBAC03A">
      <w:start w:val="1"/>
      <w:numFmt w:val="bullet"/>
      <w:lvlText w:val=""/>
      <w:lvlJc w:val="left"/>
      <w:pPr>
        <w:ind w:left="6480" w:hanging="360"/>
      </w:pPr>
      <w:rPr>
        <w:rFonts w:ascii="Wingdings" w:hAnsi="Wingdings" w:hint="default"/>
      </w:rPr>
    </w:lvl>
  </w:abstractNum>
  <w:abstractNum w:abstractNumId="6" w15:restartNumberingAfterBreak="0">
    <w:nsid w:val="3DB0B0A2"/>
    <w:multiLevelType w:val="hybridMultilevel"/>
    <w:tmpl w:val="FFFFFFFF"/>
    <w:lvl w:ilvl="0" w:tplc="AC3885AA">
      <w:start w:val="1"/>
      <w:numFmt w:val="bullet"/>
      <w:lvlText w:val=""/>
      <w:lvlJc w:val="left"/>
      <w:pPr>
        <w:ind w:left="720" w:hanging="360"/>
      </w:pPr>
      <w:rPr>
        <w:rFonts w:ascii="Symbol" w:hAnsi="Symbol" w:hint="default"/>
      </w:rPr>
    </w:lvl>
    <w:lvl w:ilvl="1" w:tplc="54EAF76A">
      <w:start w:val="1"/>
      <w:numFmt w:val="bullet"/>
      <w:lvlText w:val="o"/>
      <w:lvlJc w:val="left"/>
      <w:pPr>
        <w:ind w:left="1440" w:hanging="360"/>
      </w:pPr>
      <w:rPr>
        <w:rFonts w:ascii="Courier New" w:hAnsi="Courier New" w:hint="default"/>
      </w:rPr>
    </w:lvl>
    <w:lvl w:ilvl="2" w:tplc="6406C62C">
      <w:start w:val="1"/>
      <w:numFmt w:val="bullet"/>
      <w:lvlText w:val=""/>
      <w:lvlJc w:val="left"/>
      <w:pPr>
        <w:ind w:left="2160" w:hanging="360"/>
      </w:pPr>
      <w:rPr>
        <w:rFonts w:ascii="Wingdings" w:hAnsi="Wingdings" w:hint="default"/>
      </w:rPr>
    </w:lvl>
    <w:lvl w:ilvl="3" w:tplc="3B3E2240">
      <w:start w:val="1"/>
      <w:numFmt w:val="bullet"/>
      <w:lvlText w:val=""/>
      <w:lvlJc w:val="left"/>
      <w:pPr>
        <w:ind w:left="2880" w:hanging="360"/>
      </w:pPr>
      <w:rPr>
        <w:rFonts w:ascii="Symbol" w:hAnsi="Symbol" w:hint="default"/>
      </w:rPr>
    </w:lvl>
    <w:lvl w:ilvl="4" w:tplc="3E4EB13C">
      <w:start w:val="1"/>
      <w:numFmt w:val="bullet"/>
      <w:lvlText w:val="o"/>
      <w:lvlJc w:val="left"/>
      <w:pPr>
        <w:ind w:left="3600" w:hanging="360"/>
      </w:pPr>
      <w:rPr>
        <w:rFonts w:ascii="Courier New" w:hAnsi="Courier New" w:hint="default"/>
      </w:rPr>
    </w:lvl>
    <w:lvl w:ilvl="5" w:tplc="CB0034DC">
      <w:start w:val="1"/>
      <w:numFmt w:val="bullet"/>
      <w:lvlText w:val=""/>
      <w:lvlJc w:val="left"/>
      <w:pPr>
        <w:ind w:left="4320" w:hanging="360"/>
      </w:pPr>
      <w:rPr>
        <w:rFonts w:ascii="Wingdings" w:hAnsi="Wingdings" w:hint="default"/>
      </w:rPr>
    </w:lvl>
    <w:lvl w:ilvl="6" w:tplc="4AA2BE32">
      <w:start w:val="1"/>
      <w:numFmt w:val="bullet"/>
      <w:lvlText w:val=""/>
      <w:lvlJc w:val="left"/>
      <w:pPr>
        <w:ind w:left="5040" w:hanging="360"/>
      </w:pPr>
      <w:rPr>
        <w:rFonts w:ascii="Symbol" w:hAnsi="Symbol" w:hint="default"/>
      </w:rPr>
    </w:lvl>
    <w:lvl w:ilvl="7" w:tplc="1CB6BE6A">
      <w:start w:val="1"/>
      <w:numFmt w:val="bullet"/>
      <w:lvlText w:val="o"/>
      <w:lvlJc w:val="left"/>
      <w:pPr>
        <w:ind w:left="5760" w:hanging="360"/>
      </w:pPr>
      <w:rPr>
        <w:rFonts w:ascii="Courier New" w:hAnsi="Courier New" w:hint="default"/>
      </w:rPr>
    </w:lvl>
    <w:lvl w:ilvl="8" w:tplc="6924F0C6">
      <w:start w:val="1"/>
      <w:numFmt w:val="bullet"/>
      <w:lvlText w:val=""/>
      <w:lvlJc w:val="left"/>
      <w:pPr>
        <w:ind w:left="6480" w:hanging="360"/>
      </w:pPr>
      <w:rPr>
        <w:rFonts w:ascii="Wingdings" w:hAnsi="Wingdings" w:hint="default"/>
      </w:rPr>
    </w:lvl>
  </w:abstractNum>
  <w:abstractNum w:abstractNumId="7" w15:restartNumberingAfterBreak="0">
    <w:nsid w:val="3E3545A6"/>
    <w:multiLevelType w:val="hybridMultilevel"/>
    <w:tmpl w:val="FFFFFFFF"/>
    <w:lvl w:ilvl="0" w:tplc="EE76D498">
      <w:start w:val="1"/>
      <w:numFmt w:val="bullet"/>
      <w:lvlText w:val=""/>
      <w:lvlJc w:val="left"/>
      <w:pPr>
        <w:ind w:left="720" w:hanging="360"/>
      </w:pPr>
      <w:rPr>
        <w:rFonts w:ascii="Symbol" w:hAnsi="Symbol" w:hint="default"/>
      </w:rPr>
    </w:lvl>
    <w:lvl w:ilvl="1" w:tplc="53067B4A">
      <w:start w:val="1"/>
      <w:numFmt w:val="bullet"/>
      <w:lvlText w:val="o"/>
      <w:lvlJc w:val="left"/>
      <w:pPr>
        <w:ind w:left="1440" w:hanging="360"/>
      </w:pPr>
      <w:rPr>
        <w:rFonts w:ascii="Courier New" w:hAnsi="Courier New" w:hint="default"/>
      </w:rPr>
    </w:lvl>
    <w:lvl w:ilvl="2" w:tplc="2D624F48">
      <w:start w:val="1"/>
      <w:numFmt w:val="bullet"/>
      <w:lvlText w:val=""/>
      <w:lvlJc w:val="left"/>
      <w:pPr>
        <w:ind w:left="2160" w:hanging="360"/>
      </w:pPr>
      <w:rPr>
        <w:rFonts w:ascii="Wingdings" w:hAnsi="Wingdings" w:hint="default"/>
      </w:rPr>
    </w:lvl>
    <w:lvl w:ilvl="3" w:tplc="14CC5782">
      <w:start w:val="1"/>
      <w:numFmt w:val="bullet"/>
      <w:lvlText w:val=""/>
      <w:lvlJc w:val="left"/>
      <w:pPr>
        <w:ind w:left="2880" w:hanging="360"/>
      </w:pPr>
      <w:rPr>
        <w:rFonts w:ascii="Symbol" w:hAnsi="Symbol" w:hint="default"/>
      </w:rPr>
    </w:lvl>
    <w:lvl w:ilvl="4" w:tplc="A20C4924">
      <w:start w:val="1"/>
      <w:numFmt w:val="bullet"/>
      <w:lvlText w:val="o"/>
      <w:lvlJc w:val="left"/>
      <w:pPr>
        <w:ind w:left="3600" w:hanging="360"/>
      </w:pPr>
      <w:rPr>
        <w:rFonts w:ascii="Courier New" w:hAnsi="Courier New" w:hint="default"/>
      </w:rPr>
    </w:lvl>
    <w:lvl w:ilvl="5" w:tplc="4A2CFAAC">
      <w:start w:val="1"/>
      <w:numFmt w:val="bullet"/>
      <w:lvlText w:val=""/>
      <w:lvlJc w:val="left"/>
      <w:pPr>
        <w:ind w:left="4320" w:hanging="360"/>
      </w:pPr>
      <w:rPr>
        <w:rFonts w:ascii="Wingdings" w:hAnsi="Wingdings" w:hint="default"/>
      </w:rPr>
    </w:lvl>
    <w:lvl w:ilvl="6" w:tplc="3E9AEE04">
      <w:start w:val="1"/>
      <w:numFmt w:val="bullet"/>
      <w:lvlText w:val=""/>
      <w:lvlJc w:val="left"/>
      <w:pPr>
        <w:ind w:left="5040" w:hanging="360"/>
      </w:pPr>
      <w:rPr>
        <w:rFonts w:ascii="Symbol" w:hAnsi="Symbol" w:hint="default"/>
      </w:rPr>
    </w:lvl>
    <w:lvl w:ilvl="7" w:tplc="9B545652">
      <w:start w:val="1"/>
      <w:numFmt w:val="bullet"/>
      <w:lvlText w:val="o"/>
      <w:lvlJc w:val="left"/>
      <w:pPr>
        <w:ind w:left="5760" w:hanging="360"/>
      </w:pPr>
      <w:rPr>
        <w:rFonts w:ascii="Courier New" w:hAnsi="Courier New" w:hint="default"/>
      </w:rPr>
    </w:lvl>
    <w:lvl w:ilvl="8" w:tplc="1B1EC808">
      <w:start w:val="1"/>
      <w:numFmt w:val="bullet"/>
      <w:lvlText w:val=""/>
      <w:lvlJc w:val="left"/>
      <w:pPr>
        <w:ind w:left="6480" w:hanging="360"/>
      </w:pPr>
      <w:rPr>
        <w:rFonts w:ascii="Wingdings" w:hAnsi="Wingdings" w:hint="default"/>
      </w:rPr>
    </w:lvl>
  </w:abstractNum>
  <w:abstractNum w:abstractNumId="8" w15:restartNumberingAfterBreak="0">
    <w:nsid w:val="40D312D6"/>
    <w:multiLevelType w:val="hybridMultilevel"/>
    <w:tmpl w:val="FFFFFFFF"/>
    <w:lvl w:ilvl="0" w:tplc="94B6A866">
      <w:start w:val="1"/>
      <w:numFmt w:val="bullet"/>
      <w:lvlText w:val="o"/>
      <w:lvlJc w:val="left"/>
      <w:pPr>
        <w:ind w:left="720" w:hanging="360"/>
      </w:pPr>
      <w:rPr>
        <w:rFonts w:ascii="Courier New" w:hAnsi="Courier New" w:hint="default"/>
      </w:rPr>
    </w:lvl>
    <w:lvl w:ilvl="1" w:tplc="CB5AB93A">
      <w:start w:val="1"/>
      <w:numFmt w:val="bullet"/>
      <w:lvlText w:val="o"/>
      <w:lvlJc w:val="left"/>
      <w:pPr>
        <w:ind w:left="1440" w:hanging="360"/>
      </w:pPr>
      <w:rPr>
        <w:rFonts w:ascii="Courier New" w:hAnsi="Courier New" w:hint="default"/>
      </w:rPr>
    </w:lvl>
    <w:lvl w:ilvl="2" w:tplc="88F0ECCE">
      <w:start w:val="1"/>
      <w:numFmt w:val="bullet"/>
      <w:lvlText w:val=""/>
      <w:lvlJc w:val="left"/>
      <w:pPr>
        <w:ind w:left="2160" w:hanging="360"/>
      </w:pPr>
      <w:rPr>
        <w:rFonts w:ascii="Wingdings" w:hAnsi="Wingdings" w:hint="default"/>
      </w:rPr>
    </w:lvl>
    <w:lvl w:ilvl="3" w:tplc="544C488A">
      <w:start w:val="1"/>
      <w:numFmt w:val="bullet"/>
      <w:lvlText w:val=""/>
      <w:lvlJc w:val="left"/>
      <w:pPr>
        <w:ind w:left="2880" w:hanging="360"/>
      </w:pPr>
      <w:rPr>
        <w:rFonts w:ascii="Symbol" w:hAnsi="Symbol" w:hint="default"/>
      </w:rPr>
    </w:lvl>
    <w:lvl w:ilvl="4" w:tplc="507C34FE">
      <w:start w:val="1"/>
      <w:numFmt w:val="bullet"/>
      <w:lvlText w:val="o"/>
      <w:lvlJc w:val="left"/>
      <w:pPr>
        <w:ind w:left="3600" w:hanging="360"/>
      </w:pPr>
      <w:rPr>
        <w:rFonts w:ascii="Courier New" w:hAnsi="Courier New" w:hint="default"/>
      </w:rPr>
    </w:lvl>
    <w:lvl w:ilvl="5" w:tplc="711481BE">
      <w:start w:val="1"/>
      <w:numFmt w:val="bullet"/>
      <w:lvlText w:val=""/>
      <w:lvlJc w:val="left"/>
      <w:pPr>
        <w:ind w:left="4320" w:hanging="360"/>
      </w:pPr>
      <w:rPr>
        <w:rFonts w:ascii="Wingdings" w:hAnsi="Wingdings" w:hint="default"/>
      </w:rPr>
    </w:lvl>
    <w:lvl w:ilvl="6" w:tplc="F0325E10">
      <w:start w:val="1"/>
      <w:numFmt w:val="bullet"/>
      <w:lvlText w:val=""/>
      <w:lvlJc w:val="left"/>
      <w:pPr>
        <w:ind w:left="5040" w:hanging="360"/>
      </w:pPr>
      <w:rPr>
        <w:rFonts w:ascii="Symbol" w:hAnsi="Symbol" w:hint="default"/>
      </w:rPr>
    </w:lvl>
    <w:lvl w:ilvl="7" w:tplc="F97227D8">
      <w:start w:val="1"/>
      <w:numFmt w:val="bullet"/>
      <w:lvlText w:val="o"/>
      <w:lvlJc w:val="left"/>
      <w:pPr>
        <w:ind w:left="5760" w:hanging="360"/>
      </w:pPr>
      <w:rPr>
        <w:rFonts w:ascii="Courier New" w:hAnsi="Courier New" w:hint="default"/>
      </w:rPr>
    </w:lvl>
    <w:lvl w:ilvl="8" w:tplc="F27AF4B2">
      <w:start w:val="1"/>
      <w:numFmt w:val="bullet"/>
      <w:lvlText w:val=""/>
      <w:lvlJc w:val="left"/>
      <w:pPr>
        <w:ind w:left="6480" w:hanging="360"/>
      </w:pPr>
      <w:rPr>
        <w:rFonts w:ascii="Wingdings" w:hAnsi="Wingdings" w:hint="default"/>
      </w:rPr>
    </w:lvl>
  </w:abstractNum>
  <w:abstractNum w:abstractNumId="9" w15:restartNumberingAfterBreak="0">
    <w:nsid w:val="47FF99FC"/>
    <w:multiLevelType w:val="hybridMultilevel"/>
    <w:tmpl w:val="FFFFFFFF"/>
    <w:lvl w:ilvl="0" w:tplc="DEAE7B06">
      <w:start w:val="1"/>
      <w:numFmt w:val="bullet"/>
      <w:lvlText w:val=""/>
      <w:lvlJc w:val="left"/>
      <w:pPr>
        <w:ind w:left="720" w:hanging="360"/>
      </w:pPr>
      <w:rPr>
        <w:rFonts w:ascii="Symbol" w:hAnsi="Symbol" w:hint="default"/>
      </w:rPr>
    </w:lvl>
    <w:lvl w:ilvl="1" w:tplc="134A5BCC">
      <w:start w:val="1"/>
      <w:numFmt w:val="bullet"/>
      <w:lvlText w:val="o"/>
      <w:lvlJc w:val="left"/>
      <w:pPr>
        <w:ind w:left="1440" w:hanging="360"/>
      </w:pPr>
      <w:rPr>
        <w:rFonts w:ascii="Courier New" w:hAnsi="Courier New" w:hint="default"/>
      </w:rPr>
    </w:lvl>
    <w:lvl w:ilvl="2" w:tplc="34AE50D6">
      <w:start w:val="1"/>
      <w:numFmt w:val="bullet"/>
      <w:lvlText w:val=""/>
      <w:lvlJc w:val="left"/>
      <w:pPr>
        <w:ind w:left="2160" w:hanging="360"/>
      </w:pPr>
      <w:rPr>
        <w:rFonts w:ascii="Wingdings" w:hAnsi="Wingdings" w:hint="default"/>
      </w:rPr>
    </w:lvl>
    <w:lvl w:ilvl="3" w:tplc="91D2881A">
      <w:start w:val="1"/>
      <w:numFmt w:val="bullet"/>
      <w:lvlText w:val=""/>
      <w:lvlJc w:val="left"/>
      <w:pPr>
        <w:ind w:left="2880" w:hanging="360"/>
      </w:pPr>
      <w:rPr>
        <w:rFonts w:ascii="Symbol" w:hAnsi="Symbol" w:hint="default"/>
      </w:rPr>
    </w:lvl>
    <w:lvl w:ilvl="4" w:tplc="F64A0D98">
      <w:start w:val="1"/>
      <w:numFmt w:val="bullet"/>
      <w:lvlText w:val="o"/>
      <w:lvlJc w:val="left"/>
      <w:pPr>
        <w:ind w:left="3600" w:hanging="360"/>
      </w:pPr>
      <w:rPr>
        <w:rFonts w:ascii="Courier New" w:hAnsi="Courier New" w:hint="default"/>
      </w:rPr>
    </w:lvl>
    <w:lvl w:ilvl="5" w:tplc="FF4CA2FE">
      <w:start w:val="1"/>
      <w:numFmt w:val="bullet"/>
      <w:lvlText w:val=""/>
      <w:lvlJc w:val="left"/>
      <w:pPr>
        <w:ind w:left="4320" w:hanging="360"/>
      </w:pPr>
      <w:rPr>
        <w:rFonts w:ascii="Wingdings" w:hAnsi="Wingdings" w:hint="default"/>
      </w:rPr>
    </w:lvl>
    <w:lvl w:ilvl="6" w:tplc="5CF48A94">
      <w:start w:val="1"/>
      <w:numFmt w:val="bullet"/>
      <w:lvlText w:val=""/>
      <w:lvlJc w:val="left"/>
      <w:pPr>
        <w:ind w:left="5040" w:hanging="360"/>
      </w:pPr>
      <w:rPr>
        <w:rFonts w:ascii="Symbol" w:hAnsi="Symbol" w:hint="default"/>
      </w:rPr>
    </w:lvl>
    <w:lvl w:ilvl="7" w:tplc="C0E0D7A4">
      <w:start w:val="1"/>
      <w:numFmt w:val="bullet"/>
      <w:lvlText w:val="o"/>
      <w:lvlJc w:val="left"/>
      <w:pPr>
        <w:ind w:left="5760" w:hanging="360"/>
      </w:pPr>
      <w:rPr>
        <w:rFonts w:ascii="Courier New" w:hAnsi="Courier New" w:hint="default"/>
      </w:rPr>
    </w:lvl>
    <w:lvl w:ilvl="8" w:tplc="60B6BCDA">
      <w:start w:val="1"/>
      <w:numFmt w:val="bullet"/>
      <w:lvlText w:val=""/>
      <w:lvlJc w:val="left"/>
      <w:pPr>
        <w:ind w:left="6480" w:hanging="360"/>
      </w:pPr>
      <w:rPr>
        <w:rFonts w:ascii="Wingdings" w:hAnsi="Wingdings" w:hint="default"/>
      </w:rPr>
    </w:lvl>
  </w:abstractNum>
  <w:abstractNum w:abstractNumId="10" w15:restartNumberingAfterBreak="0">
    <w:nsid w:val="49F86803"/>
    <w:multiLevelType w:val="hybridMultilevel"/>
    <w:tmpl w:val="FFFFFFFF"/>
    <w:lvl w:ilvl="0" w:tplc="BCCA45A8">
      <w:start w:val="1"/>
      <w:numFmt w:val="bullet"/>
      <w:lvlText w:val=""/>
      <w:lvlJc w:val="left"/>
      <w:pPr>
        <w:ind w:left="720" w:hanging="360"/>
      </w:pPr>
      <w:rPr>
        <w:rFonts w:ascii="Symbol" w:hAnsi="Symbol" w:hint="default"/>
      </w:rPr>
    </w:lvl>
    <w:lvl w:ilvl="1" w:tplc="B334843E">
      <w:start w:val="1"/>
      <w:numFmt w:val="bullet"/>
      <w:lvlText w:val="o"/>
      <w:lvlJc w:val="left"/>
      <w:pPr>
        <w:ind w:left="1440" w:hanging="360"/>
      </w:pPr>
      <w:rPr>
        <w:rFonts w:ascii="Courier New" w:hAnsi="Courier New" w:hint="default"/>
      </w:rPr>
    </w:lvl>
    <w:lvl w:ilvl="2" w:tplc="ACD2803E">
      <w:start w:val="1"/>
      <w:numFmt w:val="bullet"/>
      <w:lvlText w:val=""/>
      <w:lvlJc w:val="left"/>
      <w:pPr>
        <w:ind w:left="2160" w:hanging="360"/>
      </w:pPr>
      <w:rPr>
        <w:rFonts w:ascii="Wingdings" w:hAnsi="Wingdings" w:hint="default"/>
      </w:rPr>
    </w:lvl>
    <w:lvl w:ilvl="3" w:tplc="5E626EC0">
      <w:start w:val="1"/>
      <w:numFmt w:val="bullet"/>
      <w:lvlText w:val=""/>
      <w:lvlJc w:val="left"/>
      <w:pPr>
        <w:ind w:left="2880" w:hanging="360"/>
      </w:pPr>
      <w:rPr>
        <w:rFonts w:ascii="Symbol" w:hAnsi="Symbol" w:hint="default"/>
      </w:rPr>
    </w:lvl>
    <w:lvl w:ilvl="4" w:tplc="4576478C">
      <w:start w:val="1"/>
      <w:numFmt w:val="bullet"/>
      <w:lvlText w:val="o"/>
      <w:lvlJc w:val="left"/>
      <w:pPr>
        <w:ind w:left="3600" w:hanging="360"/>
      </w:pPr>
      <w:rPr>
        <w:rFonts w:ascii="Courier New" w:hAnsi="Courier New" w:hint="default"/>
      </w:rPr>
    </w:lvl>
    <w:lvl w:ilvl="5" w:tplc="130AC322">
      <w:start w:val="1"/>
      <w:numFmt w:val="bullet"/>
      <w:lvlText w:val=""/>
      <w:lvlJc w:val="left"/>
      <w:pPr>
        <w:ind w:left="4320" w:hanging="360"/>
      </w:pPr>
      <w:rPr>
        <w:rFonts w:ascii="Wingdings" w:hAnsi="Wingdings" w:hint="default"/>
      </w:rPr>
    </w:lvl>
    <w:lvl w:ilvl="6" w:tplc="74C4E464">
      <w:start w:val="1"/>
      <w:numFmt w:val="bullet"/>
      <w:lvlText w:val=""/>
      <w:lvlJc w:val="left"/>
      <w:pPr>
        <w:ind w:left="5040" w:hanging="360"/>
      </w:pPr>
      <w:rPr>
        <w:rFonts w:ascii="Symbol" w:hAnsi="Symbol" w:hint="default"/>
      </w:rPr>
    </w:lvl>
    <w:lvl w:ilvl="7" w:tplc="5064827A">
      <w:start w:val="1"/>
      <w:numFmt w:val="bullet"/>
      <w:lvlText w:val="o"/>
      <w:lvlJc w:val="left"/>
      <w:pPr>
        <w:ind w:left="5760" w:hanging="360"/>
      </w:pPr>
      <w:rPr>
        <w:rFonts w:ascii="Courier New" w:hAnsi="Courier New" w:hint="default"/>
      </w:rPr>
    </w:lvl>
    <w:lvl w:ilvl="8" w:tplc="E290540C">
      <w:start w:val="1"/>
      <w:numFmt w:val="bullet"/>
      <w:lvlText w:val=""/>
      <w:lvlJc w:val="left"/>
      <w:pPr>
        <w:ind w:left="6480" w:hanging="360"/>
      </w:pPr>
      <w:rPr>
        <w:rFonts w:ascii="Wingdings" w:hAnsi="Wingdings" w:hint="default"/>
      </w:rPr>
    </w:lvl>
  </w:abstractNum>
  <w:num w:numId="1" w16cid:durableId="362831028">
    <w:abstractNumId w:val="9"/>
  </w:num>
  <w:num w:numId="2" w16cid:durableId="462432654">
    <w:abstractNumId w:val="4"/>
  </w:num>
  <w:num w:numId="3" w16cid:durableId="1610240951">
    <w:abstractNumId w:val="10"/>
  </w:num>
  <w:num w:numId="4" w16cid:durableId="412167322">
    <w:abstractNumId w:val="6"/>
  </w:num>
  <w:num w:numId="5" w16cid:durableId="1191913758">
    <w:abstractNumId w:val="7"/>
  </w:num>
  <w:num w:numId="6" w16cid:durableId="816070728">
    <w:abstractNumId w:val="8"/>
  </w:num>
  <w:num w:numId="7" w16cid:durableId="1595894601">
    <w:abstractNumId w:val="5"/>
  </w:num>
  <w:num w:numId="8" w16cid:durableId="919604564">
    <w:abstractNumId w:val="1"/>
  </w:num>
  <w:num w:numId="9" w16cid:durableId="409084200">
    <w:abstractNumId w:val="2"/>
  </w:num>
  <w:num w:numId="10" w16cid:durableId="1496606597">
    <w:abstractNumId w:val="3"/>
  </w:num>
  <w:num w:numId="11" w16cid:durableId="55597331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4401"/>
    <w:rsid w:val="000007D1"/>
    <w:rsid w:val="00001C15"/>
    <w:rsid w:val="00001EE4"/>
    <w:rsid w:val="00003B8F"/>
    <w:rsid w:val="00003CBF"/>
    <w:rsid w:val="00006AAE"/>
    <w:rsid w:val="0000720C"/>
    <w:rsid w:val="000100D9"/>
    <w:rsid w:val="00010A43"/>
    <w:rsid w:val="0001141A"/>
    <w:rsid w:val="0001151A"/>
    <w:rsid w:val="00012269"/>
    <w:rsid w:val="00012BE2"/>
    <w:rsid w:val="00015793"/>
    <w:rsid w:val="00016E60"/>
    <w:rsid w:val="000176C5"/>
    <w:rsid w:val="00020AC5"/>
    <w:rsid w:val="00021931"/>
    <w:rsid w:val="000324B2"/>
    <w:rsid w:val="00032BFE"/>
    <w:rsid w:val="00033276"/>
    <w:rsid w:val="000356F7"/>
    <w:rsid w:val="000407F4"/>
    <w:rsid w:val="0004151F"/>
    <w:rsid w:val="00043457"/>
    <w:rsid w:val="000440DD"/>
    <w:rsid w:val="00047419"/>
    <w:rsid w:val="000508CF"/>
    <w:rsid w:val="00050B30"/>
    <w:rsid w:val="00051128"/>
    <w:rsid w:val="000517DB"/>
    <w:rsid w:val="00051BC4"/>
    <w:rsid w:val="000548CA"/>
    <w:rsid w:val="00056C64"/>
    <w:rsid w:val="00064089"/>
    <w:rsid w:val="00064E5A"/>
    <w:rsid w:val="00065602"/>
    <w:rsid w:val="00066232"/>
    <w:rsid w:val="000673CD"/>
    <w:rsid w:val="00067803"/>
    <w:rsid w:val="00067C74"/>
    <w:rsid w:val="000706C2"/>
    <w:rsid w:val="0007222C"/>
    <w:rsid w:val="000743FF"/>
    <w:rsid w:val="000746DF"/>
    <w:rsid w:val="000764EB"/>
    <w:rsid w:val="00076C7A"/>
    <w:rsid w:val="00077CEE"/>
    <w:rsid w:val="000853EE"/>
    <w:rsid w:val="000912C9"/>
    <w:rsid w:val="00092D03"/>
    <w:rsid w:val="000932B1"/>
    <w:rsid w:val="000952E4"/>
    <w:rsid w:val="00097095"/>
    <w:rsid w:val="00097732"/>
    <w:rsid w:val="000A2ED6"/>
    <w:rsid w:val="000A31E4"/>
    <w:rsid w:val="000A600D"/>
    <w:rsid w:val="000A6FD5"/>
    <w:rsid w:val="000B5416"/>
    <w:rsid w:val="000B6D04"/>
    <w:rsid w:val="000B75D0"/>
    <w:rsid w:val="000C00FB"/>
    <w:rsid w:val="000C2836"/>
    <w:rsid w:val="000C5761"/>
    <w:rsid w:val="000C6AEE"/>
    <w:rsid w:val="000D0C3F"/>
    <w:rsid w:val="000D1550"/>
    <w:rsid w:val="000D2D51"/>
    <w:rsid w:val="000D3550"/>
    <w:rsid w:val="000D5AFC"/>
    <w:rsid w:val="000D7285"/>
    <w:rsid w:val="000DD423"/>
    <w:rsid w:val="000E0DF0"/>
    <w:rsid w:val="000E1427"/>
    <w:rsid w:val="000E2ADD"/>
    <w:rsid w:val="000E3546"/>
    <w:rsid w:val="000E533A"/>
    <w:rsid w:val="000E59F2"/>
    <w:rsid w:val="000E624A"/>
    <w:rsid w:val="000E785C"/>
    <w:rsid w:val="000E7A05"/>
    <w:rsid w:val="000F1A8A"/>
    <w:rsid w:val="000F263C"/>
    <w:rsid w:val="000F2747"/>
    <w:rsid w:val="000F402D"/>
    <w:rsid w:val="000F512E"/>
    <w:rsid w:val="000F5D00"/>
    <w:rsid w:val="0010283A"/>
    <w:rsid w:val="00102E09"/>
    <w:rsid w:val="001030F2"/>
    <w:rsid w:val="00105726"/>
    <w:rsid w:val="00105B29"/>
    <w:rsid w:val="001071AA"/>
    <w:rsid w:val="00110DA1"/>
    <w:rsid w:val="001124DB"/>
    <w:rsid w:val="00115950"/>
    <w:rsid w:val="00116D5F"/>
    <w:rsid w:val="00117118"/>
    <w:rsid w:val="00122455"/>
    <w:rsid w:val="00122B49"/>
    <w:rsid w:val="00123B65"/>
    <w:rsid w:val="001242E3"/>
    <w:rsid w:val="00124BED"/>
    <w:rsid w:val="00125349"/>
    <w:rsid w:val="00125D53"/>
    <w:rsid w:val="001271F5"/>
    <w:rsid w:val="001300BC"/>
    <w:rsid w:val="00132BC3"/>
    <w:rsid w:val="0013374E"/>
    <w:rsid w:val="001340AF"/>
    <w:rsid w:val="001343B1"/>
    <w:rsid w:val="001354BD"/>
    <w:rsid w:val="00135FDD"/>
    <w:rsid w:val="001377D3"/>
    <w:rsid w:val="00142814"/>
    <w:rsid w:val="00143982"/>
    <w:rsid w:val="001449AA"/>
    <w:rsid w:val="00151E1F"/>
    <w:rsid w:val="00152E49"/>
    <w:rsid w:val="00153293"/>
    <w:rsid w:val="001536AE"/>
    <w:rsid w:val="00153791"/>
    <w:rsid w:val="001560D3"/>
    <w:rsid w:val="0016035C"/>
    <w:rsid w:val="00160390"/>
    <w:rsid w:val="00160688"/>
    <w:rsid w:val="00160A0D"/>
    <w:rsid w:val="00161E9D"/>
    <w:rsid w:val="00163D37"/>
    <w:rsid w:val="00163E16"/>
    <w:rsid w:val="00164762"/>
    <w:rsid w:val="001715BE"/>
    <w:rsid w:val="001737A3"/>
    <w:rsid w:val="00176DCC"/>
    <w:rsid w:val="001770EE"/>
    <w:rsid w:val="001816B1"/>
    <w:rsid w:val="00183101"/>
    <w:rsid w:val="00184222"/>
    <w:rsid w:val="00184805"/>
    <w:rsid w:val="001849E6"/>
    <w:rsid w:val="0018550D"/>
    <w:rsid w:val="001862D9"/>
    <w:rsid w:val="001872EF"/>
    <w:rsid w:val="001925AD"/>
    <w:rsid w:val="0019267A"/>
    <w:rsid w:val="00193C32"/>
    <w:rsid w:val="00194A6D"/>
    <w:rsid w:val="00194B12"/>
    <w:rsid w:val="00194F98"/>
    <w:rsid w:val="00195015"/>
    <w:rsid w:val="00196707"/>
    <w:rsid w:val="001A0152"/>
    <w:rsid w:val="001A12B8"/>
    <w:rsid w:val="001A1450"/>
    <w:rsid w:val="001A277C"/>
    <w:rsid w:val="001A4ED4"/>
    <w:rsid w:val="001A58DF"/>
    <w:rsid w:val="001A79E4"/>
    <w:rsid w:val="001A7FB2"/>
    <w:rsid w:val="001B0F18"/>
    <w:rsid w:val="001B2C05"/>
    <w:rsid w:val="001B742E"/>
    <w:rsid w:val="001C38C9"/>
    <w:rsid w:val="001C5D2F"/>
    <w:rsid w:val="001C6588"/>
    <w:rsid w:val="001D5BD6"/>
    <w:rsid w:val="001D7D68"/>
    <w:rsid w:val="001E1B4F"/>
    <w:rsid w:val="001E1E32"/>
    <w:rsid w:val="001E43C5"/>
    <w:rsid w:val="001E4CF3"/>
    <w:rsid w:val="001E6821"/>
    <w:rsid w:val="001E71BC"/>
    <w:rsid w:val="001F12BD"/>
    <w:rsid w:val="001F1747"/>
    <w:rsid w:val="001F2131"/>
    <w:rsid w:val="001F2FF3"/>
    <w:rsid w:val="001F3EA0"/>
    <w:rsid w:val="001F4AA6"/>
    <w:rsid w:val="001F4BF2"/>
    <w:rsid w:val="001F69E5"/>
    <w:rsid w:val="001F6EE4"/>
    <w:rsid w:val="00200A58"/>
    <w:rsid w:val="00202B39"/>
    <w:rsid w:val="002041C1"/>
    <w:rsid w:val="00204595"/>
    <w:rsid w:val="00204A2F"/>
    <w:rsid w:val="0020547E"/>
    <w:rsid w:val="002057CD"/>
    <w:rsid w:val="002060DB"/>
    <w:rsid w:val="0020767D"/>
    <w:rsid w:val="00212F61"/>
    <w:rsid w:val="00213FC0"/>
    <w:rsid w:val="00214811"/>
    <w:rsid w:val="00215098"/>
    <w:rsid w:val="00223700"/>
    <w:rsid w:val="00224387"/>
    <w:rsid w:val="002261A3"/>
    <w:rsid w:val="0022685C"/>
    <w:rsid w:val="002274B8"/>
    <w:rsid w:val="00231AEB"/>
    <w:rsid w:val="00232D96"/>
    <w:rsid w:val="00234B13"/>
    <w:rsid w:val="00236368"/>
    <w:rsid w:val="00236590"/>
    <w:rsid w:val="00236B3B"/>
    <w:rsid w:val="00236F57"/>
    <w:rsid w:val="00237C59"/>
    <w:rsid w:val="002418C7"/>
    <w:rsid w:val="002443A6"/>
    <w:rsid w:val="00244832"/>
    <w:rsid w:val="00245A64"/>
    <w:rsid w:val="00247244"/>
    <w:rsid w:val="002473AA"/>
    <w:rsid w:val="00251605"/>
    <w:rsid w:val="00251E05"/>
    <w:rsid w:val="002527F0"/>
    <w:rsid w:val="00252A7A"/>
    <w:rsid w:val="002532A7"/>
    <w:rsid w:val="002538ED"/>
    <w:rsid w:val="00254F0F"/>
    <w:rsid w:val="00262657"/>
    <w:rsid w:val="0026544D"/>
    <w:rsid w:val="00265551"/>
    <w:rsid w:val="00265CF6"/>
    <w:rsid w:val="00265F32"/>
    <w:rsid w:val="00266B29"/>
    <w:rsid w:val="0026707D"/>
    <w:rsid w:val="00270581"/>
    <w:rsid w:val="00270E88"/>
    <w:rsid w:val="00271831"/>
    <w:rsid w:val="00273A33"/>
    <w:rsid w:val="002756E4"/>
    <w:rsid w:val="00275707"/>
    <w:rsid w:val="00277DBA"/>
    <w:rsid w:val="00284464"/>
    <w:rsid w:val="002847BC"/>
    <w:rsid w:val="00286150"/>
    <w:rsid w:val="00291457"/>
    <w:rsid w:val="00292A74"/>
    <w:rsid w:val="00295C50"/>
    <w:rsid w:val="00297140"/>
    <w:rsid w:val="002A0BAD"/>
    <w:rsid w:val="002A28EE"/>
    <w:rsid w:val="002A2CE6"/>
    <w:rsid w:val="002A3302"/>
    <w:rsid w:val="002A5B09"/>
    <w:rsid w:val="002B02BB"/>
    <w:rsid w:val="002B0C37"/>
    <w:rsid w:val="002B3B6B"/>
    <w:rsid w:val="002B6200"/>
    <w:rsid w:val="002B6577"/>
    <w:rsid w:val="002C16F3"/>
    <w:rsid w:val="002C19A2"/>
    <w:rsid w:val="002C1C88"/>
    <w:rsid w:val="002C2AC0"/>
    <w:rsid w:val="002C3F52"/>
    <w:rsid w:val="002C5B7B"/>
    <w:rsid w:val="002C6193"/>
    <w:rsid w:val="002C7A53"/>
    <w:rsid w:val="002D1080"/>
    <w:rsid w:val="002D15D6"/>
    <w:rsid w:val="002D31A1"/>
    <w:rsid w:val="002D7572"/>
    <w:rsid w:val="002E0B04"/>
    <w:rsid w:val="002E0EE4"/>
    <w:rsid w:val="002E4EC4"/>
    <w:rsid w:val="002E6039"/>
    <w:rsid w:val="002E64D9"/>
    <w:rsid w:val="002E6DBB"/>
    <w:rsid w:val="002F1853"/>
    <w:rsid w:val="002F287A"/>
    <w:rsid w:val="002F2AF8"/>
    <w:rsid w:val="002F34A8"/>
    <w:rsid w:val="002F494A"/>
    <w:rsid w:val="002F723A"/>
    <w:rsid w:val="002F739B"/>
    <w:rsid w:val="003000E3"/>
    <w:rsid w:val="00302017"/>
    <w:rsid w:val="00302B13"/>
    <w:rsid w:val="00302C3A"/>
    <w:rsid w:val="00303A1C"/>
    <w:rsid w:val="00303E70"/>
    <w:rsid w:val="0030595A"/>
    <w:rsid w:val="00305DF1"/>
    <w:rsid w:val="00306EA9"/>
    <w:rsid w:val="003104AB"/>
    <w:rsid w:val="0031137B"/>
    <w:rsid w:val="00311857"/>
    <w:rsid w:val="00313720"/>
    <w:rsid w:val="0031388E"/>
    <w:rsid w:val="00315F13"/>
    <w:rsid w:val="00315F73"/>
    <w:rsid w:val="00316DFB"/>
    <w:rsid w:val="003176C0"/>
    <w:rsid w:val="003202FC"/>
    <w:rsid w:val="003231E3"/>
    <w:rsid w:val="003245A8"/>
    <w:rsid w:val="00324717"/>
    <w:rsid w:val="0032571F"/>
    <w:rsid w:val="00326F56"/>
    <w:rsid w:val="00327822"/>
    <w:rsid w:val="00330E3A"/>
    <w:rsid w:val="0033223D"/>
    <w:rsid w:val="003327AE"/>
    <w:rsid w:val="00332D54"/>
    <w:rsid w:val="00335B64"/>
    <w:rsid w:val="0033618A"/>
    <w:rsid w:val="0033729F"/>
    <w:rsid w:val="00340476"/>
    <w:rsid w:val="00341BE0"/>
    <w:rsid w:val="003421EF"/>
    <w:rsid w:val="003441AA"/>
    <w:rsid w:val="00344D43"/>
    <w:rsid w:val="00344F92"/>
    <w:rsid w:val="00345483"/>
    <w:rsid w:val="003457E0"/>
    <w:rsid w:val="00346539"/>
    <w:rsid w:val="003515CD"/>
    <w:rsid w:val="00352C86"/>
    <w:rsid w:val="00353762"/>
    <w:rsid w:val="00357683"/>
    <w:rsid w:val="003579A6"/>
    <w:rsid w:val="0035FA3A"/>
    <w:rsid w:val="0035FDBA"/>
    <w:rsid w:val="003628B5"/>
    <w:rsid w:val="003639A6"/>
    <w:rsid w:val="003641E9"/>
    <w:rsid w:val="00364A61"/>
    <w:rsid w:val="0036662C"/>
    <w:rsid w:val="003671B7"/>
    <w:rsid w:val="00370838"/>
    <w:rsid w:val="00371442"/>
    <w:rsid w:val="00371A5E"/>
    <w:rsid w:val="00372D97"/>
    <w:rsid w:val="0037399F"/>
    <w:rsid w:val="00374289"/>
    <w:rsid w:val="00374B86"/>
    <w:rsid w:val="0037518D"/>
    <w:rsid w:val="00376C6F"/>
    <w:rsid w:val="00377141"/>
    <w:rsid w:val="00377593"/>
    <w:rsid w:val="00380EA3"/>
    <w:rsid w:val="003843C3"/>
    <w:rsid w:val="003855CD"/>
    <w:rsid w:val="00385FEA"/>
    <w:rsid w:val="0038636A"/>
    <w:rsid w:val="0039062B"/>
    <w:rsid w:val="003910F5"/>
    <w:rsid w:val="00392B33"/>
    <w:rsid w:val="00392BE8"/>
    <w:rsid w:val="00392DA5"/>
    <w:rsid w:val="0039340C"/>
    <w:rsid w:val="00395822"/>
    <w:rsid w:val="00396111"/>
    <w:rsid w:val="0039652E"/>
    <w:rsid w:val="003A3D27"/>
    <w:rsid w:val="003A445B"/>
    <w:rsid w:val="003A54BF"/>
    <w:rsid w:val="003A695D"/>
    <w:rsid w:val="003A787B"/>
    <w:rsid w:val="003B0364"/>
    <w:rsid w:val="003B1578"/>
    <w:rsid w:val="003B31FB"/>
    <w:rsid w:val="003B379E"/>
    <w:rsid w:val="003B3C00"/>
    <w:rsid w:val="003B49C2"/>
    <w:rsid w:val="003B672E"/>
    <w:rsid w:val="003B6BA4"/>
    <w:rsid w:val="003B75B8"/>
    <w:rsid w:val="003C0A60"/>
    <w:rsid w:val="003C0F17"/>
    <w:rsid w:val="003C2033"/>
    <w:rsid w:val="003C279E"/>
    <w:rsid w:val="003C377E"/>
    <w:rsid w:val="003C40C9"/>
    <w:rsid w:val="003C5D3F"/>
    <w:rsid w:val="003D0C6C"/>
    <w:rsid w:val="003D177A"/>
    <w:rsid w:val="003D2099"/>
    <w:rsid w:val="003D4013"/>
    <w:rsid w:val="003D499B"/>
    <w:rsid w:val="003E1264"/>
    <w:rsid w:val="003E1F46"/>
    <w:rsid w:val="003E3B0E"/>
    <w:rsid w:val="003E507B"/>
    <w:rsid w:val="003E68D7"/>
    <w:rsid w:val="003E6FEB"/>
    <w:rsid w:val="003F071D"/>
    <w:rsid w:val="003F1D15"/>
    <w:rsid w:val="003F7073"/>
    <w:rsid w:val="003F76E2"/>
    <w:rsid w:val="003F7955"/>
    <w:rsid w:val="00402052"/>
    <w:rsid w:val="00403A53"/>
    <w:rsid w:val="00404782"/>
    <w:rsid w:val="0040527C"/>
    <w:rsid w:val="004067E3"/>
    <w:rsid w:val="004104A5"/>
    <w:rsid w:val="00410513"/>
    <w:rsid w:val="00412B35"/>
    <w:rsid w:val="00415981"/>
    <w:rsid w:val="00417FD5"/>
    <w:rsid w:val="00421CBC"/>
    <w:rsid w:val="004267C8"/>
    <w:rsid w:val="00430046"/>
    <w:rsid w:val="00431D71"/>
    <w:rsid w:val="00433C7C"/>
    <w:rsid w:val="004340D5"/>
    <w:rsid w:val="00434FED"/>
    <w:rsid w:val="00437E87"/>
    <w:rsid w:val="004418CA"/>
    <w:rsid w:val="00441F89"/>
    <w:rsid w:val="0044227A"/>
    <w:rsid w:val="00442F66"/>
    <w:rsid w:val="00444CEF"/>
    <w:rsid w:val="004501FD"/>
    <w:rsid w:val="004507EE"/>
    <w:rsid w:val="00450B98"/>
    <w:rsid w:val="00453FFB"/>
    <w:rsid w:val="00455BCE"/>
    <w:rsid w:val="00456DEA"/>
    <w:rsid w:val="00457342"/>
    <w:rsid w:val="004578E4"/>
    <w:rsid w:val="004621F9"/>
    <w:rsid w:val="00462258"/>
    <w:rsid w:val="00462410"/>
    <w:rsid w:val="0046392F"/>
    <w:rsid w:val="004644EE"/>
    <w:rsid w:val="004656A6"/>
    <w:rsid w:val="004657AD"/>
    <w:rsid w:val="004659CD"/>
    <w:rsid w:val="004672CC"/>
    <w:rsid w:val="00470BB0"/>
    <w:rsid w:val="00474D09"/>
    <w:rsid w:val="00474FC7"/>
    <w:rsid w:val="0047617E"/>
    <w:rsid w:val="00477922"/>
    <w:rsid w:val="004816DF"/>
    <w:rsid w:val="004830D2"/>
    <w:rsid w:val="004834F2"/>
    <w:rsid w:val="004878E4"/>
    <w:rsid w:val="00487CC5"/>
    <w:rsid w:val="0049001A"/>
    <w:rsid w:val="00490E99"/>
    <w:rsid w:val="00491B6E"/>
    <w:rsid w:val="0049648D"/>
    <w:rsid w:val="004965A1"/>
    <w:rsid w:val="00496E88"/>
    <w:rsid w:val="00497828"/>
    <w:rsid w:val="00497DA0"/>
    <w:rsid w:val="004A337B"/>
    <w:rsid w:val="004A37A1"/>
    <w:rsid w:val="004A37B0"/>
    <w:rsid w:val="004A4F12"/>
    <w:rsid w:val="004A5EE7"/>
    <w:rsid w:val="004A6192"/>
    <w:rsid w:val="004A7552"/>
    <w:rsid w:val="004B04E4"/>
    <w:rsid w:val="004B0CBE"/>
    <w:rsid w:val="004B22C8"/>
    <w:rsid w:val="004B38D0"/>
    <w:rsid w:val="004B4C91"/>
    <w:rsid w:val="004B4F34"/>
    <w:rsid w:val="004C5076"/>
    <w:rsid w:val="004C7471"/>
    <w:rsid w:val="004C7CB2"/>
    <w:rsid w:val="004D2077"/>
    <w:rsid w:val="004D2F89"/>
    <w:rsid w:val="004D43FB"/>
    <w:rsid w:val="004D592D"/>
    <w:rsid w:val="004D7BE2"/>
    <w:rsid w:val="004E16F9"/>
    <w:rsid w:val="004E1E6D"/>
    <w:rsid w:val="004E3245"/>
    <w:rsid w:val="004E3864"/>
    <w:rsid w:val="004E7EE1"/>
    <w:rsid w:val="004F2F30"/>
    <w:rsid w:val="004F474A"/>
    <w:rsid w:val="004F4E81"/>
    <w:rsid w:val="004F5827"/>
    <w:rsid w:val="004F5CF1"/>
    <w:rsid w:val="004F5F8F"/>
    <w:rsid w:val="004F5FBC"/>
    <w:rsid w:val="004F6A7E"/>
    <w:rsid w:val="00500F89"/>
    <w:rsid w:val="00501336"/>
    <w:rsid w:val="00501757"/>
    <w:rsid w:val="005027AF"/>
    <w:rsid w:val="00502BA6"/>
    <w:rsid w:val="00504889"/>
    <w:rsid w:val="00506E00"/>
    <w:rsid w:val="00507637"/>
    <w:rsid w:val="00514A09"/>
    <w:rsid w:val="00514BD1"/>
    <w:rsid w:val="00515FC3"/>
    <w:rsid w:val="0051624A"/>
    <w:rsid w:val="005166BC"/>
    <w:rsid w:val="00517530"/>
    <w:rsid w:val="0052056A"/>
    <w:rsid w:val="00520AE6"/>
    <w:rsid w:val="00521CFA"/>
    <w:rsid w:val="005223CA"/>
    <w:rsid w:val="00522B80"/>
    <w:rsid w:val="005236D7"/>
    <w:rsid w:val="00524A4B"/>
    <w:rsid w:val="00526B92"/>
    <w:rsid w:val="00527E02"/>
    <w:rsid w:val="0053076D"/>
    <w:rsid w:val="00530B42"/>
    <w:rsid w:val="005334B9"/>
    <w:rsid w:val="00536196"/>
    <w:rsid w:val="00540CF1"/>
    <w:rsid w:val="0054330F"/>
    <w:rsid w:val="0054387F"/>
    <w:rsid w:val="00544161"/>
    <w:rsid w:val="00544A00"/>
    <w:rsid w:val="00547B19"/>
    <w:rsid w:val="00547CC1"/>
    <w:rsid w:val="00550C5A"/>
    <w:rsid w:val="005517F2"/>
    <w:rsid w:val="00553074"/>
    <w:rsid w:val="00554194"/>
    <w:rsid w:val="005544A6"/>
    <w:rsid w:val="005551F7"/>
    <w:rsid w:val="0055649C"/>
    <w:rsid w:val="00556CF0"/>
    <w:rsid w:val="00557889"/>
    <w:rsid w:val="0056015B"/>
    <w:rsid w:val="00560A05"/>
    <w:rsid w:val="005612E2"/>
    <w:rsid w:val="005618AC"/>
    <w:rsid w:val="00562B0A"/>
    <w:rsid w:val="00567199"/>
    <w:rsid w:val="00570163"/>
    <w:rsid w:val="00570577"/>
    <w:rsid w:val="0057154F"/>
    <w:rsid w:val="00571EBE"/>
    <w:rsid w:val="00572BBB"/>
    <w:rsid w:val="00573A12"/>
    <w:rsid w:val="0057413F"/>
    <w:rsid w:val="00575645"/>
    <w:rsid w:val="005769F6"/>
    <w:rsid w:val="00577457"/>
    <w:rsid w:val="00581832"/>
    <w:rsid w:val="0058683F"/>
    <w:rsid w:val="00587465"/>
    <w:rsid w:val="005878F0"/>
    <w:rsid w:val="00591C8C"/>
    <w:rsid w:val="00591D29"/>
    <w:rsid w:val="00593748"/>
    <w:rsid w:val="00594CC6"/>
    <w:rsid w:val="005968A2"/>
    <w:rsid w:val="005976E2"/>
    <w:rsid w:val="005A235C"/>
    <w:rsid w:val="005A3041"/>
    <w:rsid w:val="005A3A5D"/>
    <w:rsid w:val="005A4022"/>
    <w:rsid w:val="005A49BA"/>
    <w:rsid w:val="005A5038"/>
    <w:rsid w:val="005A5996"/>
    <w:rsid w:val="005A86BD"/>
    <w:rsid w:val="005B1B5F"/>
    <w:rsid w:val="005B2ACF"/>
    <w:rsid w:val="005B5977"/>
    <w:rsid w:val="005C07A5"/>
    <w:rsid w:val="005C49A1"/>
    <w:rsid w:val="005C53EE"/>
    <w:rsid w:val="005D02F5"/>
    <w:rsid w:val="005D1648"/>
    <w:rsid w:val="005D3D66"/>
    <w:rsid w:val="005E073A"/>
    <w:rsid w:val="005E0E7C"/>
    <w:rsid w:val="005E16C6"/>
    <w:rsid w:val="005E2FC3"/>
    <w:rsid w:val="005E67AB"/>
    <w:rsid w:val="005E76F1"/>
    <w:rsid w:val="005F0C2A"/>
    <w:rsid w:val="005F1C59"/>
    <w:rsid w:val="005F40AA"/>
    <w:rsid w:val="005F4699"/>
    <w:rsid w:val="00604AFC"/>
    <w:rsid w:val="00612964"/>
    <w:rsid w:val="0061403D"/>
    <w:rsid w:val="006200A6"/>
    <w:rsid w:val="0062048A"/>
    <w:rsid w:val="00620BFF"/>
    <w:rsid w:val="006242B6"/>
    <w:rsid w:val="00625417"/>
    <w:rsid w:val="00627998"/>
    <w:rsid w:val="0063265A"/>
    <w:rsid w:val="0063362B"/>
    <w:rsid w:val="00634F23"/>
    <w:rsid w:val="006371D1"/>
    <w:rsid w:val="00637E62"/>
    <w:rsid w:val="00640770"/>
    <w:rsid w:val="0064139E"/>
    <w:rsid w:val="00641AD9"/>
    <w:rsid w:val="006448BF"/>
    <w:rsid w:val="006478D5"/>
    <w:rsid w:val="006543EE"/>
    <w:rsid w:val="0065504F"/>
    <w:rsid w:val="00655684"/>
    <w:rsid w:val="00656244"/>
    <w:rsid w:val="00656FD8"/>
    <w:rsid w:val="006579CA"/>
    <w:rsid w:val="00657F82"/>
    <w:rsid w:val="00661AB8"/>
    <w:rsid w:val="006622B4"/>
    <w:rsid w:val="0066281F"/>
    <w:rsid w:val="00664B0F"/>
    <w:rsid w:val="006656CC"/>
    <w:rsid w:val="00666191"/>
    <w:rsid w:val="006708B2"/>
    <w:rsid w:val="006711D1"/>
    <w:rsid w:val="0067518D"/>
    <w:rsid w:val="00675D6A"/>
    <w:rsid w:val="00680E5B"/>
    <w:rsid w:val="00682531"/>
    <w:rsid w:val="00684CA7"/>
    <w:rsid w:val="00694312"/>
    <w:rsid w:val="006969F5"/>
    <w:rsid w:val="006A1924"/>
    <w:rsid w:val="006A2292"/>
    <w:rsid w:val="006A4A1E"/>
    <w:rsid w:val="006A4E04"/>
    <w:rsid w:val="006A5AD8"/>
    <w:rsid w:val="006A5FDF"/>
    <w:rsid w:val="006A6AB6"/>
    <w:rsid w:val="006A764C"/>
    <w:rsid w:val="006B1D2A"/>
    <w:rsid w:val="006B3D58"/>
    <w:rsid w:val="006B4C9B"/>
    <w:rsid w:val="006B5668"/>
    <w:rsid w:val="006B59C3"/>
    <w:rsid w:val="006B6CDF"/>
    <w:rsid w:val="006C0434"/>
    <w:rsid w:val="006C170A"/>
    <w:rsid w:val="006C4520"/>
    <w:rsid w:val="006C4E34"/>
    <w:rsid w:val="006C53A7"/>
    <w:rsid w:val="006D145D"/>
    <w:rsid w:val="006D1EEA"/>
    <w:rsid w:val="006D3141"/>
    <w:rsid w:val="006E1638"/>
    <w:rsid w:val="006E401D"/>
    <w:rsid w:val="006E4186"/>
    <w:rsid w:val="006E5207"/>
    <w:rsid w:val="006E6330"/>
    <w:rsid w:val="006F1997"/>
    <w:rsid w:val="006F1A80"/>
    <w:rsid w:val="006F5488"/>
    <w:rsid w:val="006F7CB2"/>
    <w:rsid w:val="00700412"/>
    <w:rsid w:val="00702D11"/>
    <w:rsid w:val="007040E8"/>
    <w:rsid w:val="007049C2"/>
    <w:rsid w:val="00705FD4"/>
    <w:rsid w:val="00706DAB"/>
    <w:rsid w:val="00711CB6"/>
    <w:rsid w:val="00711F84"/>
    <w:rsid w:val="0071298D"/>
    <w:rsid w:val="0071641B"/>
    <w:rsid w:val="0071680A"/>
    <w:rsid w:val="00716D79"/>
    <w:rsid w:val="007220F2"/>
    <w:rsid w:val="00723D7C"/>
    <w:rsid w:val="00724269"/>
    <w:rsid w:val="0072470E"/>
    <w:rsid w:val="0072523E"/>
    <w:rsid w:val="00730A6E"/>
    <w:rsid w:val="00730E9A"/>
    <w:rsid w:val="00731793"/>
    <w:rsid w:val="00732049"/>
    <w:rsid w:val="00734FCC"/>
    <w:rsid w:val="00736BE2"/>
    <w:rsid w:val="0074207F"/>
    <w:rsid w:val="007425A6"/>
    <w:rsid w:val="007427AF"/>
    <w:rsid w:val="0074290A"/>
    <w:rsid w:val="00744D6D"/>
    <w:rsid w:val="0074767B"/>
    <w:rsid w:val="00750706"/>
    <w:rsid w:val="00750798"/>
    <w:rsid w:val="00752EB8"/>
    <w:rsid w:val="00754D15"/>
    <w:rsid w:val="00754EB5"/>
    <w:rsid w:val="00757772"/>
    <w:rsid w:val="00764E24"/>
    <w:rsid w:val="007656CB"/>
    <w:rsid w:val="007659B0"/>
    <w:rsid w:val="007664FF"/>
    <w:rsid w:val="007679EF"/>
    <w:rsid w:val="00775853"/>
    <w:rsid w:val="00777622"/>
    <w:rsid w:val="00782799"/>
    <w:rsid w:val="00782F47"/>
    <w:rsid w:val="00783114"/>
    <w:rsid w:val="00783D1B"/>
    <w:rsid w:val="0078442D"/>
    <w:rsid w:val="0078593B"/>
    <w:rsid w:val="007870E8"/>
    <w:rsid w:val="00787707"/>
    <w:rsid w:val="00790AE8"/>
    <w:rsid w:val="00792B88"/>
    <w:rsid w:val="00794A05"/>
    <w:rsid w:val="00796F9B"/>
    <w:rsid w:val="0079736B"/>
    <w:rsid w:val="007979F2"/>
    <w:rsid w:val="007A1051"/>
    <w:rsid w:val="007A387E"/>
    <w:rsid w:val="007A3DF0"/>
    <w:rsid w:val="007A584F"/>
    <w:rsid w:val="007A5EC8"/>
    <w:rsid w:val="007A7B99"/>
    <w:rsid w:val="007B02B1"/>
    <w:rsid w:val="007B140A"/>
    <w:rsid w:val="007B4207"/>
    <w:rsid w:val="007B6501"/>
    <w:rsid w:val="007B7556"/>
    <w:rsid w:val="007C1471"/>
    <w:rsid w:val="007C2CE2"/>
    <w:rsid w:val="007C442E"/>
    <w:rsid w:val="007C48C8"/>
    <w:rsid w:val="007C6E2E"/>
    <w:rsid w:val="007D25C4"/>
    <w:rsid w:val="007D2AB8"/>
    <w:rsid w:val="007D3A76"/>
    <w:rsid w:val="007D3E35"/>
    <w:rsid w:val="007D44CF"/>
    <w:rsid w:val="007D480E"/>
    <w:rsid w:val="007D49AF"/>
    <w:rsid w:val="007D4F19"/>
    <w:rsid w:val="007D783A"/>
    <w:rsid w:val="007E12C9"/>
    <w:rsid w:val="007E4C7B"/>
    <w:rsid w:val="007F09E4"/>
    <w:rsid w:val="007F16E5"/>
    <w:rsid w:val="007F2BAA"/>
    <w:rsid w:val="007F2C80"/>
    <w:rsid w:val="007F6773"/>
    <w:rsid w:val="007F71F0"/>
    <w:rsid w:val="007F78C2"/>
    <w:rsid w:val="00802796"/>
    <w:rsid w:val="00802886"/>
    <w:rsid w:val="00803152"/>
    <w:rsid w:val="00803604"/>
    <w:rsid w:val="00804401"/>
    <w:rsid w:val="00805A69"/>
    <w:rsid w:val="008067BC"/>
    <w:rsid w:val="008075B1"/>
    <w:rsid w:val="00807AFF"/>
    <w:rsid w:val="00810806"/>
    <w:rsid w:val="00811200"/>
    <w:rsid w:val="00813C83"/>
    <w:rsid w:val="008142F2"/>
    <w:rsid w:val="0081493B"/>
    <w:rsid w:val="0081556B"/>
    <w:rsid w:val="00821BFC"/>
    <w:rsid w:val="0082251E"/>
    <w:rsid w:val="008236DC"/>
    <w:rsid w:val="00825544"/>
    <w:rsid w:val="0082573D"/>
    <w:rsid w:val="00827080"/>
    <w:rsid w:val="008326B1"/>
    <w:rsid w:val="008333B6"/>
    <w:rsid w:val="00834672"/>
    <w:rsid w:val="00840E63"/>
    <w:rsid w:val="00842729"/>
    <w:rsid w:val="00842BE0"/>
    <w:rsid w:val="00843417"/>
    <w:rsid w:val="008460EE"/>
    <w:rsid w:val="008529A3"/>
    <w:rsid w:val="00852D49"/>
    <w:rsid w:val="00856726"/>
    <w:rsid w:val="00856773"/>
    <w:rsid w:val="0086414A"/>
    <w:rsid w:val="0086655B"/>
    <w:rsid w:val="0087036E"/>
    <w:rsid w:val="00872247"/>
    <w:rsid w:val="00873165"/>
    <w:rsid w:val="008737B1"/>
    <w:rsid w:val="00874643"/>
    <w:rsid w:val="00881B11"/>
    <w:rsid w:val="00881EA9"/>
    <w:rsid w:val="0088455B"/>
    <w:rsid w:val="00885F77"/>
    <w:rsid w:val="0089138C"/>
    <w:rsid w:val="00893E46"/>
    <w:rsid w:val="008952AB"/>
    <w:rsid w:val="00896FB1"/>
    <w:rsid w:val="00897597"/>
    <w:rsid w:val="008977D3"/>
    <w:rsid w:val="008A11DE"/>
    <w:rsid w:val="008A1B8C"/>
    <w:rsid w:val="008A44D6"/>
    <w:rsid w:val="008A4A71"/>
    <w:rsid w:val="008A5EB0"/>
    <w:rsid w:val="008B03DF"/>
    <w:rsid w:val="008B11BC"/>
    <w:rsid w:val="008B26EA"/>
    <w:rsid w:val="008B3292"/>
    <w:rsid w:val="008B3B61"/>
    <w:rsid w:val="008B3E73"/>
    <w:rsid w:val="008B4D28"/>
    <w:rsid w:val="008B7E14"/>
    <w:rsid w:val="008C081B"/>
    <w:rsid w:val="008C08F1"/>
    <w:rsid w:val="008C0AF2"/>
    <w:rsid w:val="008C5038"/>
    <w:rsid w:val="008C50D4"/>
    <w:rsid w:val="008C70B9"/>
    <w:rsid w:val="008D1AC3"/>
    <w:rsid w:val="008D4B75"/>
    <w:rsid w:val="008E1014"/>
    <w:rsid w:val="008E1626"/>
    <w:rsid w:val="008E26F4"/>
    <w:rsid w:val="008E4D82"/>
    <w:rsid w:val="008E5E42"/>
    <w:rsid w:val="008E6FAE"/>
    <w:rsid w:val="008E76F1"/>
    <w:rsid w:val="008E7F04"/>
    <w:rsid w:val="008F21C0"/>
    <w:rsid w:val="008F2B99"/>
    <w:rsid w:val="008F3030"/>
    <w:rsid w:val="0090616D"/>
    <w:rsid w:val="0090620C"/>
    <w:rsid w:val="0090709F"/>
    <w:rsid w:val="00910251"/>
    <w:rsid w:val="00910A5E"/>
    <w:rsid w:val="00912088"/>
    <w:rsid w:val="009160A7"/>
    <w:rsid w:val="0091641E"/>
    <w:rsid w:val="009215DF"/>
    <w:rsid w:val="0092426D"/>
    <w:rsid w:val="00924989"/>
    <w:rsid w:val="00924F7B"/>
    <w:rsid w:val="00925EA4"/>
    <w:rsid w:val="0093051D"/>
    <w:rsid w:val="00930642"/>
    <w:rsid w:val="00930651"/>
    <w:rsid w:val="009311F1"/>
    <w:rsid w:val="009315BC"/>
    <w:rsid w:val="0093303F"/>
    <w:rsid w:val="00933130"/>
    <w:rsid w:val="009335F2"/>
    <w:rsid w:val="00934BCC"/>
    <w:rsid w:val="0093563E"/>
    <w:rsid w:val="00936D4E"/>
    <w:rsid w:val="00937F76"/>
    <w:rsid w:val="00940AAD"/>
    <w:rsid w:val="00942BB6"/>
    <w:rsid w:val="00943E00"/>
    <w:rsid w:val="00945EA7"/>
    <w:rsid w:val="0094640F"/>
    <w:rsid w:val="00950998"/>
    <w:rsid w:val="009518F9"/>
    <w:rsid w:val="009531E0"/>
    <w:rsid w:val="009532AF"/>
    <w:rsid w:val="00954200"/>
    <w:rsid w:val="00954D87"/>
    <w:rsid w:val="0096320E"/>
    <w:rsid w:val="00963E21"/>
    <w:rsid w:val="00964F52"/>
    <w:rsid w:val="00970967"/>
    <w:rsid w:val="00973E1C"/>
    <w:rsid w:val="00974C47"/>
    <w:rsid w:val="00975C39"/>
    <w:rsid w:val="00976276"/>
    <w:rsid w:val="009800AB"/>
    <w:rsid w:val="0098184B"/>
    <w:rsid w:val="00982DF7"/>
    <w:rsid w:val="00990A73"/>
    <w:rsid w:val="00992F0F"/>
    <w:rsid w:val="00993F38"/>
    <w:rsid w:val="0099748B"/>
    <w:rsid w:val="00997817"/>
    <w:rsid w:val="009A4AB5"/>
    <w:rsid w:val="009A513F"/>
    <w:rsid w:val="009A568B"/>
    <w:rsid w:val="009A5D06"/>
    <w:rsid w:val="009A6D45"/>
    <w:rsid w:val="009A78EC"/>
    <w:rsid w:val="009B265D"/>
    <w:rsid w:val="009B37DD"/>
    <w:rsid w:val="009B4222"/>
    <w:rsid w:val="009B65E7"/>
    <w:rsid w:val="009B74C9"/>
    <w:rsid w:val="009BA881"/>
    <w:rsid w:val="009C1E04"/>
    <w:rsid w:val="009C2BCE"/>
    <w:rsid w:val="009C2F85"/>
    <w:rsid w:val="009C312A"/>
    <w:rsid w:val="009C32CF"/>
    <w:rsid w:val="009D01D0"/>
    <w:rsid w:val="009D1ECA"/>
    <w:rsid w:val="009D3352"/>
    <w:rsid w:val="009D4F79"/>
    <w:rsid w:val="009D5660"/>
    <w:rsid w:val="009D5CDA"/>
    <w:rsid w:val="009D6C46"/>
    <w:rsid w:val="009D7CFC"/>
    <w:rsid w:val="009D8347"/>
    <w:rsid w:val="009E11EE"/>
    <w:rsid w:val="009E306C"/>
    <w:rsid w:val="009E441A"/>
    <w:rsid w:val="009E5E8D"/>
    <w:rsid w:val="009E739D"/>
    <w:rsid w:val="009F07D1"/>
    <w:rsid w:val="009F3641"/>
    <w:rsid w:val="009F3BE0"/>
    <w:rsid w:val="009F4D05"/>
    <w:rsid w:val="009F5374"/>
    <w:rsid w:val="009F655C"/>
    <w:rsid w:val="009F65B8"/>
    <w:rsid w:val="009F6E09"/>
    <w:rsid w:val="009F710E"/>
    <w:rsid w:val="00A01ED3"/>
    <w:rsid w:val="00A02C70"/>
    <w:rsid w:val="00A035DA"/>
    <w:rsid w:val="00A03EA9"/>
    <w:rsid w:val="00A05191"/>
    <w:rsid w:val="00A06D49"/>
    <w:rsid w:val="00A07574"/>
    <w:rsid w:val="00A0794F"/>
    <w:rsid w:val="00A1168A"/>
    <w:rsid w:val="00A12631"/>
    <w:rsid w:val="00A16910"/>
    <w:rsid w:val="00A26AF8"/>
    <w:rsid w:val="00A26C63"/>
    <w:rsid w:val="00A276D9"/>
    <w:rsid w:val="00A27795"/>
    <w:rsid w:val="00A3042A"/>
    <w:rsid w:val="00A32171"/>
    <w:rsid w:val="00A32DA9"/>
    <w:rsid w:val="00A3528E"/>
    <w:rsid w:val="00A372D7"/>
    <w:rsid w:val="00A37C6D"/>
    <w:rsid w:val="00A44CD8"/>
    <w:rsid w:val="00A45C8E"/>
    <w:rsid w:val="00A4610C"/>
    <w:rsid w:val="00A468F5"/>
    <w:rsid w:val="00A50C24"/>
    <w:rsid w:val="00A51036"/>
    <w:rsid w:val="00A538AB"/>
    <w:rsid w:val="00A60908"/>
    <w:rsid w:val="00A610AD"/>
    <w:rsid w:val="00A61A25"/>
    <w:rsid w:val="00A62B4D"/>
    <w:rsid w:val="00A6371F"/>
    <w:rsid w:val="00A6464D"/>
    <w:rsid w:val="00A70B91"/>
    <w:rsid w:val="00A72DF3"/>
    <w:rsid w:val="00A732B6"/>
    <w:rsid w:val="00A764AC"/>
    <w:rsid w:val="00A768A0"/>
    <w:rsid w:val="00A820B0"/>
    <w:rsid w:val="00A82D21"/>
    <w:rsid w:val="00A84856"/>
    <w:rsid w:val="00A862E2"/>
    <w:rsid w:val="00A86356"/>
    <w:rsid w:val="00A87124"/>
    <w:rsid w:val="00A875F3"/>
    <w:rsid w:val="00A90322"/>
    <w:rsid w:val="00A90637"/>
    <w:rsid w:val="00A90E5C"/>
    <w:rsid w:val="00A91245"/>
    <w:rsid w:val="00A9176F"/>
    <w:rsid w:val="00A91FA8"/>
    <w:rsid w:val="00A938B5"/>
    <w:rsid w:val="00A93931"/>
    <w:rsid w:val="00A95746"/>
    <w:rsid w:val="00A96711"/>
    <w:rsid w:val="00A96F02"/>
    <w:rsid w:val="00A97E41"/>
    <w:rsid w:val="00AA1979"/>
    <w:rsid w:val="00AA26AE"/>
    <w:rsid w:val="00AA3F85"/>
    <w:rsid w:val="00AA602E"/>
    <w:rsid w:val="00AA630D"/>
    <w:rsid w:val="00AA66A8"/>
    <w:rsid w:val="00AA6FBA"/>
    <w:rsid w:val="00AB0C9C"/>
    <w:rsid w:val="00AB10FB"/>
    <w:rsid w:val="00AB1E1C"/>
    <w:rsid w:val="00AB5577"/>
    <w:rsid w:val="00AB55FF"/>
    <w:rsid w:val="00AB6F8A"/>
    <w:rsid w:val="00AC1090"/>
    <w:rsid w:val="00AC3AC4"/>
    <w:rsid w:val="00AC580D"/>
    <w:rsid w:val="00AC77D4"/>
    <w:rsid w:val="00AD05B2"/>
    <w:rsid w:val="00AD1A39"/>
    <w:rsid w:val="00AD4160"/>
    <w:rsid w:val="00AD46CD"/>
    <w:rsid w:val="00AD71E9"/>
    <w:rsid w:val="00AD7418"/>
    <w:rsid w:val="00AE1139"/>
    <w:rsid w:val="00AE20C2"/>
    <w:rsid w:val="00AE2D67"/>
    <w:rsid w:val="00AE69BC"/>
    <w:rsid w:val="00AF5537"/>
    <w:rsid w:val="00AF7032"/>
    <w:rsid w:val="00AF737C"/>
    <w:rsid w:val="00AF76BE"/>
    <w:rsid w:val="00B0013A"/>
    <w:rsid w:val="00B00A7D"/>
    <w:rsid w:val="00B00CB8"/>
    <w:rsid w:val="00B0264C"/>
    <w:rsid w:val="00B063E0"/>
    <w:rsid w:val="00B07284"/>
    <w:rsid w:val="00B07AAC"/>
    <w:rsid w:val="00B103D4"/>
    <w:rsid w:val="00B112EC"/>
    <w:rsid w:val="00B12290"/>
    <w:rsid w:val="00B1249F"/>
    <w:rsid w:val="00B12665"/>
    <w:rsid w:val="00B128A6"/>
    <w:rsid w:val="00B12BFB"/>
    <w:rsid w:val="00B1357F"/>
    <w:rsid w:val="00B165E2"/>
    <w:rsid w:val="00B170AE"/>
    <w:rsid w:val="00B17C09"/>
    <w:rsid w:val="00B267CC"/>
    <w:rsid w:val="00B26CCA"/>
    <w:rsid w:val="00B27A5B"/>
    <w:rsid w:val="00B32B24"/>
    <w:rsid w:val="00B32CDB"/>
    <w:rsid w:val="00B35B7D"/>
    <w:rsid w:val="00B41354"/>
    <w:rsid w:val="00B44C34"/>
    <w:rsid w:val="00B44CCE"/>
    <w:rsid w:val="00B45371"/>
    <w:rsid w:val="00B46C8A"/>
    <w:rsid w:val="00B511C6"/>
    <w:rsid w:val="00B515C5"/>
    <w:rsid w:val="00B51FDD"/>
    <w:rsid w:val="00B520EB"/>
    <w:rsid w:val="00B54574"/>
    <w:rsid w:val="00B62DBB"/>
    <w:rsid w:val="00B64620"/>
    <w:rsid w:val="00B67388"/>
    <w:rsid w:val="00B6785F"/>
    <w:rsid w:val="00B67E2A"/>
    <w:rsid w:val="00B70938"/>
    <w:rsid w:val="00B71BF2"/>
    <w:rsid w:val="00B72B20"/>
    <w:rsid w:val="00B73D05"/>
    <w:rsid w:val="00B73E55"/>
    <w:rsid w:val="00B75996"/>
    <w:rsid w:val="00B75E03"/>
    <w:rsid w:val="00B765E8"/>
    <w:rsid w:val="00B80E93"/>
    <w:rsid w:val="00B859CD"/>
    <w:rsid w:val="00B863DD"/>
    <w:rsid w:val="00B86F91"/>
    <w:rsid w:val="00B92110"/>
    <w:rsid w:val="00B92E8D"/>
    <w:rsid w:val="00B944E2"/>
    <w:rsid w:val="00B945B1"/>
    <w:rsid w:val="00B97D24"/>
    <w:rsid w:val="00B97EC5"/>
    <w:rsid w:val="00BA2A9D"/>
    <w:rsid w:val="00BA3651"/>
    <w:rsid w:val="00BA4F57"/>
    <w:rsid w:val="00BA5B85"/>
    <w:rsid w:val="00BA7180"/>
    <w:rsid w:val="00BB31D6"/>
    <w:rsid w:val="00BC0167"/>
    <w:rsid w:val="00BC052D"/>
    <w:rsid w:val="00BC0F5E"/>
    <w:rsid w:val="00BC1D50"/>
    <w:rsid w:val="00BC411B"/>
    <w:rsid w:val="00BC4D14"/>
    <w:rsid w:val="00BC6FD2"/>
    <w:rsid w:val="00BC7EE2"/>
    <w:rsid w:val="00BD2C50"/>
    <w:rsid w:val="00BD301E"/>
    <w:rsid w:val="00BD4DD6"/>
    <w:rsid w:val="00BD4F2B"/>
    <w:rsid w:val="00BD5A72"/>
    <w:rsid w:val="00BD60EA"/>
    <w:rsid w:val="00BD63E7"/>
    <w:rsid w:val="00BE023D"/>
    <w:rsid w:val="00BE056E"/>
    <w:rsid w:val="00BE0DA6"/>
    <w:rsid w:val="00BE316F"/>
    <w:rsid w:val="00BE4D00"/>
    <w:rsid w:val="00BE620D"/>
    <w:rsid w:val="00BE6280"/>
    <w:rsid w:val="00BF13F7"/>
    <w:rsid w:val="00BF24C8"/>
    <w:rsid w:val="00BF379F"/>
    <w:rsid w:val="00BF4948"/>
    <w:rsid w:val="00BF739E"/>
    <w:rsid w:val="00C0070A"/>
    <w:rsid w:val="00C00C98"/>
    <w:rsid w:val="00C04262"/>
    <w:rsid w:val="00C0793A"/>
    <w:rsid w:val="00C1052A"/>
    <w:rsid w:val="00C118C9"/>
    <w:rsid w:val="00C14BE5"/>
    <w:rsid w:val="00C14FB7"/>
    <w:rsid w:val="00C16351"/>
    <w:rsid w:val="00C2170C"/>
    <w:rsid w:val="00C220C0"/>
    <w:rsid w:val="00C226F6"/>
    <w:rsid w:val="00C24444"/>
    <w:rsid w:val="00C26A21"/>
    <w:rsid w:val="00C306B6"/>
    <w:rsid w:val="00C32716"/>
    <w:rsid w:val="00C332C7"/>
    <w:rsid w:val="00C335A2"/>
    <w:rsid w:val="00C3397C"/>
    <w:rsid w:val="00C34620"/>
    <w:rsid w:val="00C37FDE"/>
    <w:rsid w:val="00C41391"/>
    <w:rsid w:val="00C416BE"/>
    <w:rsid w:val="00C427B8"/>
    <w:rsid w:val="00C456AD"/>
    <w:rsid w:val="00C47217"/>
    <w:rsid w:val="00C5087B"/>
    <w:rsid w:val="00C5164E"/>
    <w:rsid w:val="00C529DA"/>
    <w:rsid w:val="00C54D14"/>
    <w:rsid w:val="00C560FF"/>
    <w:rsid w:val="00C60AB9"/>
    <w:rsid w:val="00C62737"/>
    <w:rsid w:val="00C64555"/>
    <w:rsid w:val="00C647EB"/>
    <w:rsid w:val="00C70A2B"/>
    <w:rsid w:val="00C74721"/>
    <w:rsid w:val="00C77217"/>
    <w:rsid w:val="00C80DC3"/>
    <w:rsid w:val="00C82196"/>
    <w:rsid w:val="00C833ED"/>
    <w:rsid w:val="00C8394A"/>
    <w:rsid w:val="00C86394"/>
    <w:rsid w:val="00C86607"/>
    <w:rsid w:val="00C87021"/>
    <w:rsid w:val="00C878A2"/>
    <w:rsid w:val="00C87B6E"/>
    <w:rsid w:val="00C87B76"/>
    <w:rsid w:val="00C90B13"/>
    <w:rsid w:val="00C93891"/>
    <w:rsid w:val="00C93A10"/>
    <w:rsid w:val="00C967CE"/>
    <w:rsid w:val="00C96C60"/>
    <w:rsid w:val="00CA057A"/>
    <w:rsid w:val="00CA0EFD"/>
    <w:rsid w:val="00CA3173"/>
    <w:rsid w:val="00CA31CB"/>
    <w:rsid w:val="00CA48F2"/>
    <w:rsid w:val="00CA4FCB"/>
    <w:rsid w:val="00CA58C0"/>
    <w:rsid w:val="00CA5C1E"/>
    <w:rsid w:val="00CB02D0"/>
    <w:rsid w:val="00CB0EB9"/>
    <w:rsid w:val="00CB179F"/>
    <w:rsid w:val="00CC13E5"/>
    <w:rsid w:val="00CC2C40"/>
    <w:rsid w:val="00CC47A0"/>
    <w:rsid w:val="00CC64B1"/>
    <w:rsid w:val="00CD016E"/>
    <w:rsid w:val="00CD3E8A"/>
    <w:rsid w:val="00CD3EB0"/>
    <w:rsid w:val="00CD4C6A"/>
    <w:rsid w:val="00CD6261"/>
    <w:rsid w:val="00CD65CB"/>
    <w:rsid w:val="00CD6884"/>
    <w:rsid w:val="00CD73A3"/>
    <w:rsid w:val="00CE1A03"/>
    <w:rsid w:val="00CE761B"/>
    <w:rsid w:val="00CE7726"/>
    <w:rsid w:val="00CE792D"/>
    <w:rsid w:val="00CF06C2"/>
    <w:rsid w:val="00CF1F87"/>
    <w:rsid w:val="00CF4149"/>
    <w:rsid w:val="00CF4228"/>
    <w:rsid w:val="00CF70EA"/>
    <w:rsid w:val="00CF7EEF"/>
    <w:rsid w:val="00CF9E88"/>
    <w:rsid w:val="00D03319"/>
    <w:rsid w:val="00D03452"/>
    <w:rsid w:val="00D03F16"/>
    <w:rsid w:val="00D05186"/>
    <w:rsid w:val="00D06D88"/>
    <w:rsid w:val="00D111EF"/>
    <w:rsid w:val="00D11CA7"/>
    <w:rsid w:val="00D11F01"/>
    <w:rsid w:val="00D1211E"/>
    <w:rsid w:val="00D13144"/>
    <w:rsid w:val="00D1366F"/>
    <w:rsid w:val="00D13C36"/>
    <w:rsid w:val="00D1451E"/>
    <w:rsid w:val="00D14C99"/>
    <w:rsid w:val="00D173E4"/>
    <w:rsid w:val="00D23AAB"/>
    <w:rsid w:val="00D25337"/>
    <w:rsid w:val="00D27918"/>
    <w:rsid w:val="00D311E0"/>
    <w:rsid w:val="00D3146E"/>
    <w:rsid w:val="00D31748"/>
    <w:rsid w:val="00D32296"/>
    <w:rsid w:val="00D32C06"/>
    <w:rsid w:val="00D3446C"/>
    <w:rsid w:val="00D37763"/>
    <w:rsid w:val="00D41FF8"/>
    <w:rsid w:val="00D44C21"/>
    <w:rsid w:val="00D45AA3"/>
    <w:rsid w:val="00D46D35"/>
    <w:rsid w:val="00D527F8"/>
    <w:rsid w:val="00D540BB"/>
    <w:rsid w:val="00D60EDB"/>
    <w:rsid w:val="00D61AF8"/>
    <w:rsid w:val="00D620CA"/>
    <w:rsid w:val="00D62A36"/>
    <w:rsid w:val="00D67ABF"/>
    <w:rsid w:val="00D710E8"/>
    <w:rsid w:val="00D71BD8"/>
    <w:rsid w:val="00D7293C"/>
    <w:rsid w:val="00D739AC"/>
    <w:rsid w:val="00D77649"/>
    <w:rsid w:val="00D8195D"/>
    <w:rsid w:val="00D820F9"/>
    <w:rsid w:val="00D830F4"/>
    <w:rsid w:val="00D85C53"/>
    <w:rsid w:val="00D86845"/>
    <w:rsid w:val="00D87418"/>
    <w:rsid w:val="00D90E82"/>
    <w:rsid w:val="00D919FB"/>
    <w:rsid w:val="00D92A17"/>
    <w:rsid w:val="00D92A28"/>
    <w:rsid w:val="00D92B60"/>
    <w:rsid w:val="00D94B1D"/>
    <w:rsid w:val="00D9590E"/>
    <w:rsid w:val="00D9695F"/>
    <w:rsid w:val="00D97000"/>
    <w:rsid w:val="00D97398"/>
    <w:rsid w:val="00DA18D9"/>
    <w:rsid w:val="00DA4DA3"/>
    <w:rsid w:val="00DA617A"/>
    <w:rsid w:val="00DB003D"/>
    <w:rsid w:val="00DB0C75"/>
    <w:rsid w:val="00DB2C0F"/>
    <w:rsid w:val="00DB407E"/>
    <w:rsid w:val="00DB5BB8"/>
    <w:rsid w:val="00DC2C87"/>
    <w:rsid w:val="00DC3FB1"/>
    <w:rsid w:val="00DC44AA"/>
    <w:rsid w:val="00DC52E6"/>
    <w:rsid w:val="00DC5737"/>
    <w:rsid w:val="00DC5BB5"/>
    <w:rsid w:val="00DC7D3A"/>
    <w:rsid w:val="00DD211C"/>
    <w:rsid w:val="00DD241A"/>
    <w:rsid w:val="00DD42D0"/>
    <w:rsid w:val="00DD5B34"/>
    <w:rsid w:val="00DD62D5"/>
    <w:rsid w:val="00DD7508"/>
    <w:rsid w:val="00DE08FB"/>
    <w:rsid w:val="00DE1354"/>
    <w:rsid w:val="00DE1A59"/>
    <w:rsid w:val="00DE24F0"/>
    <w:rsid w:val="00DF02AC"/>
    <w:rsid w:val="00DF234A"/>
    <w:rsid w:val="00DF4EE5"/>
    <w:rsid w:val="00E017F5"/>
    <w:rsid w:val="00E01EAE"/>
    <w:rsid w:val="00E03AB2"/>
    <w:rsid w:val="00E03C8E"/>
    <w:rsid w:val="00E05D92"/>
    <w:rsid w:val="00E0676F"/>
    <w:rsid w:val="00E1153F"/>
    <w:rsid w:val="00E17152"/>
    <w:rsid w:val="00E174BE"/>
    <w:rsid w:val="00E17808"/>
    <w:rsid w:val="00E17A3A"/>
    <w:rsid w:val="00E20D78"/>
    <w:rsid w:val="00E213F3"/>
    <w:rsid w:val="00E21A6F"/>
    <w:rsid w:val="00E23137"/>
    <w:rsid w:val="00E23855"/>
    <w:rsid w:val="00E23EA2"/>
    <w:rsid w:val="00E2413E"/>
    <w:rsid w:val="00E27ADB"/>
    <w:rsid w:val="00E301D0"/>
    <w:rsid w:val="00E31B77"/>
    <w:rsid w:val="00E31EB4"/>
    <w:rsid w:val="00E352D1"/>
    <w:rsid w:val="00E365CC"/>
    <w:rsid w:val="00E37457"/>
    <w:rsid w:val="00E41690"/>
    <w:rsid w:val="00E41A60"/>
    <w:rsid w:val="00E43189"/>
    <w:rsid w:val="00E43456"/>
    <w:rsid w:val="00E43CD2"/>
    <w:rsid w:val="00E4557B"/>
    <w:rsid w:val="00E45A2E"/>
    <w:rsid w:val="00E45D99"/>
    <w:rsid w:val="00E45F1E"/>
    <w:rsid w:val="00E47924"/>
    <w:rsid w:val="00E517EA"/>
    <w:rsid w:val="00E52864"/>
    <w:rsid w:val="00E52E22"/>
    <w:rsid w:val="00E53ECC"/>
    <w:rsid w:val="00E56D1C"/>
    <w:rsid w:val="00E578A5"/>
    <w:rsid w:val="00E6273D"/>
    <w:rsid w:val="00E62AE8"/>
    <w:rsid w:val="00E65A49"/>
    <w:rsid w:val="00E70189"/>
    <w:rsid w:val="00E704F0"/>
    <w:rsid w:val="00E721A3"/>
    <w:rsid w:val="00E72536"/>
    <w:rsid w:val="00E73C13"/>
    <w:rsid w:val="00E75180"/>
    <w:rsid w:val="00E75270"/>
    <w:rsid w:val="00E75462"/>
    <w:rsid w:val="00E7717A"/>
    <w:rsid w:val="00E8034A"/>
    <w:rsid w:val="00E81541"/>
    <w:rsid w:val="00E820D2"/>
    <w:rsid w:val="00E82E54"/>
    <w:rsid w:val="00E83EEE"/>
    <w:rsid w:val="00E86203"/>
    <w:rsid w:val="00E87EFF"/>
    <w:rsid w:val="00E93118"/>
    <w:rsid w:val="00E93EEE"/>
    <w:rsid w:val="00E97AFD"/>
    <w:rsid w:val="00EA0334"/>
    <w:rsid w:val="00EA1C45"/>
    <w:rsid w:val="00EA5365"/>
    <w:rsid w:val="00EA62C2"/>
    <w:rsid w:val="00EB05FE"/>
    <w:rsid w:val="00EB0CB7"/>
    <w:rsid w:val="00EB375E"/>
    <w:rsid w:val="00EB3E9C"/>
    <w:rsid w:val="00EB48DD"/>
    <w:rsid w:val="00EB4BBC"/>
    <w:rsid w:val="00EB4DD9"/>
    <w:rsid w:val="00EB693F"/>
    <w:rsid w:val="00EB71D6"/>
    <w:rsid w:val="00EB7A47"/>
    <w:rsid w:val="00EC07F4"/>
    <w:rsid w:val="00EC0ED4"/>
    <w:rsid w:val="00EC35A4"/>
    <w:rsid w:val="00EC5065"/>
    <w:rsid w:val="00EC60F9"/>
    <w:rsid w:val="00EC67AE"/>
    <w:rsid w:val="00ED009E"/>
    <w:rsid w:val="00ED1A62"/>
    <w:rsid w:val="00ED2166"/>
    <w:rsid w:val="00ED2F41"/>
    <w:rsid w:val="00ED31F9"/>
    <w:rsid w:val="00ED3783"/>
    <w:rsid w:val="00ED65A0"/>
    <w:rsid w:val="00ED6BDF"/>
    <w:rsid w:val="00ED7226"/>
    <w:rsid w:val="00EE4CD3"/>
    <w:rsid w:val="00EE6277"/>
    <w:rsid w:val="00EE791C"/>
    <w:rsid w:val="00EF0D97"/>
    <w:rsid w:val="00EF0ED9"/>
    <w:rsid w:val="00EF1548"/>
    <w:rsid w:val="00EF24F1"/>
    <w:rsid w:val="00EF2D88"/>
    <w:rsid w:val="00EF3C03"/>
    <w:rsid w:val="00EF458D"/>
    <w:rsid w:val="00EF6175"/>
    <w:rsid w:val="00EF6E77"/>
    <w:rsid w:val="00F00B56"/>
    <w:rsid w:val="00F03355"/>
    <w:rsid w:val="00F03B96"/>
    <w:rsid w:val="00F06FBB"/>
    <w:rsid w:val="00F07016"/>
    <w:rsid w:val="00F0767E"/>
    <w:rsid w:val="00F077C9"/>
    <w:rsid w:val="00F1055D"/>
    <w:rsid w:val="00F1100E"/>
    <w:rsid w:val="00F125C4"/>
    <w:rsid w:val="00F125DB"/>
    <w:rsid w:val="00F13127"/>
    <w:rsid w:val="00F137FB"/>
    <w:rsid w:val="00F13CB8"/>
    <w:rsid w:val="00F14D86"/>
    <w:rsid w:val="00F15DC5"/>
    <w:rsid w:val="00F1627B"/>
    <w:rsid w:val="00F164A2"/>
    <w:rsid w:val="00F2219E"/>
    <w:rsid w:val="00F23288"/>
    <w:rsid w:val="00F232FD"/>
    <w:rsid w:val="00F276DA"/>
    <w:rsid w:val="00F306C8"/>
    <w:rsid w:val="00F30A6F"/>
    <w:rsid w:val="00F30FB6"/>
    <w:rsid w:val="00F3164B"/>
    <w:rsid w:val="00F336D0"/>
    <w:rsid w:val="00F35862"/>
    <w:rsid w:val="00F3721C"/>
    <w:rsid w:val="00F3796F"/>
    <w:rsid w:val="00F37F36"/>
    <w:rsid w:val="00F406A4"/>
    <w:rsid w:val="00F4075C"/>
    <w:rsid w:val="00F40FD9"/>
    <w:rsid w:val="00F4115A"/>
    <w:rsid w:val="00F446AE"/>
    <w:rsid w:val="00F50B25"/>
    <w:rsid w:val="00F50E58"/>
    <w:rsid w:val="00F5516E"/>
    <w:rsid w:val="00F55F16"/>
    <w:rsid w:val="00F56D2E"/>
    <w:rsid w:val="00F5757F"/>
    <w:rsid w:val="00F57845"/>
    <w:rsid w:val="00F57FEE"/>
    <w:rsid w:val="00F60F13"/>
    <w:rsid w:val="00F61455"/>
    <w:rsid w:val="00F61AFC"/>
    <w:rsid w:val="00F638BA"/>
    <w:rsid w:val="00F64AFE"/>
    <w:rsid w:val="00F65EB3"/>
    <w:rsid w:val="00F66029"/>
    <w:rsid w:val="00F66367"/>
    <w:rsid w:val="00F668D4"/>
    <w:rsid w:val="00F67F60"/>
    <w:rsid w:val="00F67F66"/>
    <w:rsid w:val="00F6D6A6"/>
    <w:rsid w:val="00F7533B"/>
    <w:rsid w:val="00F75A36"/>
    <w:rsid w:val="00F8057B"/>
    <w:rsid w:val="00F8420D"/>
    <w:rsid w:val="00F8611B"/>
    <w:rsid w:val="00F90660"/>
    <w:rsid w:val="00F912A7"/>
    <w:rsid w:val="00F92993"/>
    <w:rsid w:val="00F93F72"/>
    <w:rsid w:val="00F96CBC"/>
    <w:rsid w:val="00F96DCC"/>
    <w:rsid w:val="00F96E70"/>
    <w:rsid w:val="00F97FD8"/>
    <w:rsid w:val="00FA160D"/>
    <w:rsid w:val="00FA2655"/>
    <w:rsid w:val="00FA26A5"/>
    <w:rsid w:val="00FA418B"/>
    <w:rsid w:val="00FA6FC3"/>
    <w:rsid w:val="00FA72D5"/>
    <w:rsid w:val="00FB472D"/>
    <w:rsid w:val="00FB64D9"/>
    <w:rsid w:val="00FB7BAF"/>
    <w:rsid w:val="00FC0C6E"/>
    <w:rsid w:val="00FC0F30"/>
    <w:rsid w:val="00FC1A09"/>
    <w:rsid w:val="00FC1BB3"/>
    <w:rsid w:val="00FC3BF4"/>
    <w:rsid w:val="00FC44FA"/>
    <w:rsid w:val="00FD10E0"/>
    <w:rsid w:val="00FD441B"/>
    <w:rsid w:val="00FD5AF0"/>
    <w:rsid w:val="00FD60BC"/>
    <w:rsid w:val="00FD6FB7"/>
    <w:rsid w:val="00FD76F6"/>
    <w:rsid w:val="00FE390F"/>
    <w:rsid w:val="00FE48A6"/>
    <w:rsid w:val="00FE4A95"/>
    <w:rsid w:val="00FE72C9"/>
    <w:rsid w:val="00FE76F5"/>
    <w:rsid w:val="00FE774D"/>
    <w:rsid w:val="00FEC42C"/>
    <w:rsid w:val="00FF2326"/>
    <w:rsid w:val="00FF27F7"/>
    <w:rsid w:val="00FF2E73"/>
    <w:rsid w:val="00FF3374"/>
    <w:rsid w:val="00FF53F2"/>
    <w:rsid w:val="00FF6054"/>
    <w:rsid w:val="00FF71A8"/>
    <w:rsid w:val="00FF74B2"/>
    <w:rsid w:val="01154840"/>
    <w:rsid w:val="011555B3"/>
    <w:rsid w:val="01185C0A"/>
    <w:rsid w:val="011C83CE"/>
    <w:rsid w:val="011D19C4"/>
    <w:rsid w:val="011FE34C"/>
    <w:rsid w:val="0122BFD0"/>
    <w:rsid w:val="0135633A"/>
    <w:rsid w:val="014BE2FB"/>
    <w:rsid w:val="014EE05C"/>
    <w:rsid w:val="014FDE2C"/>
    <w:rsid w:val="0157C906"/>
    <w:rsid w:val="015AF69A"/>
    <w:rsid w:val="016C283C"/>
    <w:rsid w:val="0170BA42"/>
    <w:rsid w:val="01758FC2"/>
    <w:rsid w:val="017811FC"/>
    <w:rsid w:val="0178410A"/>
    <w:rsid w:val="017D2945"/>
    <w:rsid w:val="018151A7"/>
    <w:rsid w:val="0189470E"/>
    <w:rsid w:val="01913C02"/>
    <w:rsid w:val="019667AA"/>
    <w:rsid w:val="019B4557"/>
    <w:rsid w:val="019D6524"/>
    <w:rsid w:val="01AFA704"/>
    <w:rsid w:val="01B0D2DC"/>
    <w:rsid w:val="01CCED7B"/>
    <w:rsid w:val="01CF0FBB"/>
    <w:rsid w:val="01CFC805"/>
    <w:rsid w:val="01CFE495"/>
    <w:rsid w:val="01E57A2D"/>
    <w:rsid w:val="01EA44B6"/>
    <w:rsid w:val="0209773B"/>
    <w:rsid w:val="02214191"/>
    <w:rsid w:val="02275B54"/>
    <w:rsid w:val="022C7421"/>
    <w:rsid w:val="023809AD"/>
    <w:rsid w:val="02486442"/>
    <w:rsid w:val="024979B6"/>
    <w:rsid w:val="025DC2EF"/>
    <w:rsid w:val="025F320F"/>
    <w:rsid w:val="0261652F"/>
    <w:rsid w:val="02814FDE"/>
    <w:rsid w:val="0287CC14"/>
    <w:rsid w:val="02C60910"/>
    <w:rsid w:val="02D17DC5"/>
    <w:rsid w:val="02D5C218"/>
    <w:rsid w:val="02DEA0CC"/>
    <w:rsid w:val="02E4AE1B"/>
    <w:rsid w:val="02ED2A57"/>
    <w:rsid w:val="03083E76"/>
    <w:rsid w:val="030979D0"/>
    <w:rsid w:val="031D8893"/>
    <w:rsid w:val="031DC747"/>
    <w:rsid w:val="031F7E72"/>
    <w:rsid w:val="03233186"/>
    <w:rsid w:val="03297C0A"/>
    <w:rsid w:val="0338195B"/>
    <w:rsid w:val="034284C5"/>
    <w:rsid w:val="034FA34C"/>
    <w:rsid w:val="03521814"/>
    <w:rsid w:val="0358B3B7"/>
    <w:rsid w:val="036D7A63"/>
    <w:rsid w:val="036D9AFC"/>
    <w:rsid w:val="037B7CC5"/>
    <w:rsid w:val="037D0899"/>
    <w:rsid w:val="0396F7E3"/>
    <w:rsid w:val="03989B9D"/>
    <w:rsid w:val="03ADC898"/>
    <w:rsid w:val="03AF49FA"/>
    <w:rsid w:val="03C87DE5"/>
    <w:rsid w:val="03CBE699"/>
    <w:rsid w:val="03CD9D67"/>
    <w:rsid w:val="03D65359"/>
    <w:rsid w:val="03EB3777"/>
    <w:rsid w:val="03EC7F12"/>
    <w:rsid w:val="03FFEEA2"/>
    <w:rsid w:val="0400FE8B"/>
    <w:rsid w:val="0409D174"/>
    <w:rsid w:val="04153AFF"/>
    <w:rsid w:val="0424CB65"/>
    <w:rsid w:val="0424FD3B"/>
    <w:rsid w:val="04261DF9"/>
    <w:rsid w:val="042BADA3"/>
    <w:rsid w:val="0433E4FC"/>
    <w:rsid w:val="0437C173"/>
    <w:rsid w:val="04387906"/>
    <w:rsid w:val="0447A5E7"/>
    <w:rsid w:val="0451A126"/>
    <w:rsid w:val="045378F5"/>
    <w:rsid w:val="045E9C5E"/>
    <w:rsid w:val="0469BFB0"/>
    <w:rsid w:val="0472225C"/>
    <w:rsid w:val="04741E9E"/>
    <w:rsid w:val="0474F0FF"/>
    <w:rsid w:val="047543A3"/>
    <w:rsid w:val="04893B63"/>
    <w:rsid w:val="049888D8"/>
    <w:rsid w:val="04AB2201"/>
    <w:rsid w:val="04B02E32"/>
    <w:rsid w:val="04B76FFE"/>
    <w:rsid w:val="04B9F764"/>
    <w:rsid w:val="04C16AF2"/>
    <w:rsid w:val="04F518EC"/>
    <w:rsid w:val="04FEAC2E"/>
    <w:rsid w:val="04FF7093"/>
    <w:rsid w:val="05003EF3"/>
    <w:rsid w:val="0510E3C3"/>
    <w:rsid w:val="05152470"/>
    <w:rsid w:val="0516FFE7"/>
    <w:rsid w:val="05209E53"/>
    <w:rsid w:val="05285DC4"/>
    <w:rsid w:val="052BCE8C"/>
    <w:rsid w:val="0537D50B"/>
    <w:rsid w:val="053D6B83"/>
    <w:rsid w:val="0542AA4B"/>
    <w:rsid w:val="05508D5B"/>
    <w:rsid w:val="05582777"/>
    <w:rsid w:val="0558E253"/>
    <w:rsid w:val="0566074B"/>
    <w:rsid w:val="057E5BE6"/>
    <w:rsid w:val="058707D8"/>
    <w:rsid w:val="058DD7B1"/>
    <w:rsid w:val="059867EB"/>
    <w:rsid w:val="059E460F"/>
    <w:rsid w:val="05A1E621"/>
    <w:rsid w:val="05A2CF3A"/>
    <w:rsid w:val="05A50F94"/>
    <w:rsid w:val="05B1A3CF"/>
    <w:rsid w:val="05B22E0E"/>
    <w:rsid w:val="05DF18B6"/>
    <w:rsid w:val="05E047A6"/>
    <w:rsid w:val="05E49D5D"/>
    <w:rsid w:val="05E4C1F1"/>
    <w:rsid w:val="05EE46DD"/>
    <w:rsid w:val="05EF4956"/>
    <w:rsid w:val="05F736DC"/>
    <w:rsid w:val="0607A89B"/>
    <w:rsid w:val="0617FA4B"/>
    <w:rsid w:val="0624E135"/>
    <w:rsid w:val="06256E4C"/>
    <w:rsid w:val="063C6DB9"/>
    <w:rsid w:val="0644CC13"/>
    <w:rsid w:val="06481E88"/>
    <w:rsid w:val="064B629F"/>
    <w:rsid w:val="064C8C7A"/>
    <w:rsid w:val="065CB953"/>
    <w:rsid w:val="065F16FF"/>
    <w:rsid w:val="066C6305"/>
    <w:rsid w:val="06744EF7"/>
    <w:rsid w:val="067D7B73"/>
    <w:rsid w:val="067EB382"/>
    <w:rsid w:val="0681A3A6"/>
    <w:rsid w:val="068C16E1"/>
    <w:rsid w:val="06A47DB8"/>
    <w:rsid w:val="06A53BBE"/>
    <w:rsid w:val="06A90C9E"/>
    <w:rsid w:val="06A91CA3"/>
    <w:rsid w:val="06ADB1CB"/>
    <w:rsid w:val="06B8C619"/>
    <w:rsid w:val="06CA8387"/>
    <w:rsid w:val="06D38C11"/>
    <w:rsid w:val="06E0FC48"/>
    <w:rsid w:val="06E35E48"/>
    <w:rsid w:val="06E5D143"/>
    <w:rsid w:val="06EA72D0"/>
    <w:rsid w:val="070D3562"/>
    <w:rsid w:val="071B0A13"/>
    <w:rsid w:val="071C1CE3"/>
    <w:rsid w:val="071DEB27"/>
    <w:rsid w:val="074B6326"/>
    <w:rsid w:val="074B974C"/>
    <w:rsid w:val="074D0A9B"/>
    <w:rsid w:val="07550E26"/>
    <w:rsid w:val="07690C30"/>
    <w:rsid w:val="076AD65E"/>
    <w:rsid w:val="07769830"/>
    <w:rsid w:val="0795B772"/>
    <w:rsid w:val="079A3FD9"/>
    <w:rsid w:val="07A8DF53"/>
    <w:rsid w:val="07B0E5CD"/>
    <w:rsid w:val="07B55832"/>
    <w:rsid w:val="07BFE006"/>
    <w:rsid w:val="07C3D8C4"/>
    <w:rsid w:val="07D6D11E"/>
    <w:rsid w:val="07DF6D84"/>
    <w:rsid w:val="07E31726"/>
    <w:rsid w:val="07E3F458"/>
    <w:rsid w:val="07FE5277"/>
    <w:rsid w:val="0803B36A"/>
    <w:rsid w:val="0805110D"/>
    <w:rsid w:val="08058E13"/>
    <w:rsid w:val="08121D5D"/>
    <w:rsid w:val="08242CBC"/>
    <w:rsid w:val="08258E7D"/>
    <w:rsid w:val="0844D0A0"/>
    <w:rsid w:val="08548496"/>
    <w:rsid w:val="087C0455"/>
    <w:rsid w:val="08811CA5"/>
    <w:rsid w:val="088716E6"/>
    <w:rsid w:val="08881052"/>
    <w:rsid w:val="08A5BEC1"/>
    <w:rsid w:val="08B2690E"/>
    <w:rsid w:val="08B5E72E"/>
    <w:rsid w:val="08B7EDC2"/>
    <w:rsid w:val="08B8169B"/>
    <w:rsid w:val="08BB9366"/>
    <w:rsid w:val="08CC8B1B"/>
    <w:rsid w:val="08D5F8B0"/>
    <w:rsid w:val="08F82D82"/>
    <w:rsid w:val="08F9EC3B"/>
    <w:rsid w:val="090C364D"/>
    <w:rsid w:val="091FDE8D"/>
    <w:rsid w:val="09228F75"/>
    <w:rsid w:val="0923146A"/>
    <w:rsid w:val="09269AA3"/>
    <w:rsid w:val="09329C51"/>
    <w:rsid w:val="0937C51A"/>
    <w:rsid w:val="093825CC"/>
    <w:rsid w:val="0938953C"/>
    <w:rsid w:val="093C1FE4"/>
    <w:rsid w:val="09474DAB"/>
    <w:rsid w:val="09631B14"/>
    <w:rsid w:val="0963A13E"/>
    <w:rsid w:val="09754DB8"/>
    <w:rsid w:val="0985F3A4"/>
    <w:rsid w:val="099818DD"/>
    <w:rsid w:val="099AE20F"/>
    <w:rsid w:val="099F186F"/>
    <w:rsid w:val="09A1F3B5"/>
    <w:rsid w:val="09A460B2"/>
    <w:rsid w:val="09B16F38"/>
    <w:rsid w:val="09B3CC7F"/>
    <w:rsid w:val="09BBDC3E"/>
    <w:rsid w:val="09BE623F"/>
    <w:rsid w:val="09CE323E"/>
    <w:rsid w:val="09D3AE74"/>
    <w:rsid w:val="09D73EEB"/>
    <w:rsid w:val="09DAF085"/>
    <w:rsid w:val="09E8C573"/>
    <w:rsid w:val="09F691FE"/>
    <w:rsid w:val="09FCFF8B"/>
    <w:rsid w:val="0A0761F3"/>
    <w:rsid w:val="0A17743E"/>
    <w:rsid w:val="0A2BC302"/>
    <w:rsid w:val="0A3221B4"/>
    <w:rsid w:val="0A3B633E"/>
    <w:rsid w:val="0A3CAF4D"/>
    <w:rsid w:val="0A46A0A9"/>
    <w:rsid w:val="0A4A1531"/>
    <w:rsid w:val="0A4DDD68"/>
    <w:rsid w:val="0A5B6623"/>
    <w:rsid w:val="0A5DB41A"/>
    <w:rsid w:val="0A7B7C04"/>
    <w:rsid w:val="0A7FD222"/>
    <w:rsid w:val="0A868121"/>
    <w:rsid w:val="0A871E55"/>
    <w:rsid w:val="0A87B766"/>
    <w:rsid w:val="0A895F3A"/>
    <w:rsid w:val="0A9923DD"/>
    <w:rsid w:val="0AA63B76"/>
    <w:rsid w:val="0AABE143"/>
    <w:rsid w:val="0AAC5554"/>
    <w:rsid w:val="0AB24D42"/>
    <w:rsid w:val="0ABDF4D2"/>
    <w:rsid w:val="0ABEF72D"/>
    <w:rsid w:val="0ACF762F"/>
    <w:rsid w:val="0ACF84B2"/>
    <w:rsid w:val="0AD90134"/>
    <w:rsid w:val="0AF0EE02"/>
    <w:rsid w:val="0AF9DCD4"/>
    <w:rsid w:val="0B1138DD"/>
    <w:rsid w:val="0B217FDB"/>
    <w:rsid w:val="0B22F41A"/>
    <w:rsid w:val="0B239568"/>
    <w:rsid w:val="0B38E3BA"/>
    <w:rsid w:val="0B3DC416"/>
    <w:rsid w:val="0B5047F9"/>
    <w:rsid w:val="0B57E460"/>
    <w:rsid w:val="0B5CC6A2"/>
    <w:rsid w:val="0B6913E3"/>
    <w:rsid w:val="0B6D010E"/>
    <w:rsid w:val="0B8213DD"/>
    <w:rsid w:val="0B830984"/>
    <w:rsid w:val="0B8DEE32"/>
    <w:rsid w:val="0B90BA26"/>
    <w:rsid w:val="0BA9A70F"/>
    <w:rsid w:val="0BC00BA6"/>
    <w:rsid w:val="0BD10C17"/>
    <w:rsid w:val="0BD21866"/>
    <w:rsid w:val="0BD4491B"/>
    <w:rsid w:val="0BF1D4F9"/>
    <w:rsid w:val="0C0DC7C0"/>
    <w:rsid w:val="0C1127A5"/>
    <w:rsid w:val="0C1C81E3"/>
    <w:rsid w:val="0C1E0C1E"/>
    <w:rsid w:val="0C232A70"/>
    <w:rsid w:val="0C26F81E"/>
    <w:rsid w:val="0C2B95E1"/>
    <w:rsid w:val="0C359EC6"/>
    <w:rsid w:val="0C40CB9C"/>
    <w:rsid w:val="0C4DA3AD"/>
    <w:rsid w:val="0C4FBEDE"/>
    <w:rsid w:val="0C6CEB56"/>
    <w:rsid w:val="0C7698E1"/>
    <w:rsid w:val="0C7CA45E"/>
    <w:rsid w:val="0C808036"/>
    <w:rsid w:val="0C8B3CD8"/>
    <w:rsid w:val="0C91B79D"/>
    <w:rsid w:val="0C9DBFD4"/>
    <w:rsid w:val="0CA283A5"/>
    <w:rsid w:val="0CA4C5E6"/>
    <w:rsid w:val="0CACB0FA"/>
    <w:rsid w:val="0CBD9466"/>
    <w:rsid w:val="0CCAF70D"/>
    <w:rsid w:val="0CD0827E"/>
    <w:rsid w:val="0CD99477"/>
    <w:rsid w:val="0CE09F60"/>
    <w:rsid w:val="0CE9A686"/>
    <w:rsid w:val="0CF0B853"/>
    <w:rsid w:val="0CF72CD9"/>
    <w:rsid w:val="0CFAC3DB"/>
    <w:rsid w:val="0CFB2AAF"/>
    <w:rsid w:val="0CFDB6EF"/>
    <w:rsid w:val="0D041D91"/>
    <w:rsid w:val="0D0955E6"/>
    <w:rsid w:val="0D0AC282"/>
    <w:rsid w:val="0D0E3D61"/>
    <w:rsid w:val="0D11357B"/>
    <w:rsid w:val="0D127F23"/>
    <w:rsid w:val="0D271BCE"/>
    <w:rsid w:val="0D306A18"/>
    <w:rsid w:val="0D44FBF5"/>
    <w:rsid w:val="0D470EB6"/>
    <w:rsid w:val="0D55E793"/>
    <w:rsid w:val="0D6B8239"/>
    <w:rsid w:val="0D6D2F45"/>
    <w:rsid w:val="0D793249"/>
    <w:rsid w:val="0D7F5E0A"/>
    <w:rsid w:val="0D8B7975"/>
    <w:rsid w:val="0D8C15EF"/>
    <w:rsid w:val="0DA6CF82"/>
    <w:rsid w:val="0DA85ADA"/>
    <w:rsid w:val="0DE12305"/>
    <w:rsid w:val="0DE68103"/>
    <w:rsid w:val="0DF08BD1"/>
    <w:rsid w:val="0E042756"/>
    <w:rsid w:val="0E08BBB7"/>
    <w:rsid w:val="0E0B65E4"/>
    <w:rsid w:val="0E10A93D"/>
    <w:rsid w:val="0E176275"/>
    <w:rsid w:val="0E179506"/>
    <w:rsid w:val="0E1874BF"/>
    <w:rsid w:val="0E1E8169"/>
    <w:rsid w:val="0E201E78"/>
    <w:rsid w:val="0E2A7222"/>
    <w:rsid w:val="0E36B721"/>
    <w:rsid w:val="0E3A0810"/>
    <w:rsid w:val="0E468CF6"/>
    <w:rsid w:val="0E4A0463"/>
    <w:rsid w:val="0E50708A"/>
    <w:rsid w:val="0E5372BF"/>
    <w:rsid w:val="0E5760F6"/>
    <w:rsid w:val="0E59209D"/>
    <w:rsid w:val="0E686CC5"/>
    <w:rsid w:val="0E691DE6"/>
    <w:rsid w:val="0E755206"/>
    <w:rsid w:val="0E75AC10"/>
    <w:rsid w:val="0E76C734"/>
    <w:rsid w:val="0E88BF87"/>
    <w:rsid w:val="0E9E5912"/>
    <w:rsid w:val="0EA37FC5"/>
    <w:rsid w:val="0EA508B9"/>
    <w:rsid w:val="0EC45ACA"/>
    <w:rsid w:val="0EC66D41"/>
    <w:rsid w:val="0EC6FE25"/>
    <w:rsid w:val="0ED12553"/>
    <w:rsid w:val="0ED4AB61"/>
    <w:rsid w:val="0ED5661E"/>
    <w:rsid w:val="0EE64FED"/>
    <w:rsid w:val="0EE8F33E"/>
    <w:rsid w:val="0EEE8E7B"/>
    <w:rsid w:val="0EFE72BE"/>
    <w:rsid w:val="0F0BC24F"/>
    <w:rsid w:val="0F126CCF"/>
    <w:rsid w:val="0F12B9AC"/>
    <w:rsid w:val="0F17935B"/>
    <w:rsid w:val="0F2A9793"/>
    <w:rsid w:val="0F2C11D7"/>
    <w:rsid w:val="0F2EE37E"/>
    <w:rsid w:val="0F2F4C99"/>
    <w:rsid w:val="0F34433E"/>
    <w:rsid w:val="0F3A529F"/>
    <w:rsid w:val="0F3FE7F7"/>
    <w:rsid w:val="0F40D97E"/>
    <w:rsid w:val="0F46F3F6"/>
    <w:rsid w:val="0F50F0DF"/>
    <w:rsid w:val="0F6D7A82"/>
    <w:rsid w:val="0F76B863"/>
    <w:rsid w:val="0F77FB09"/>
    <w:rsid w:val="0F842017"/>
    <w:rsid w:val="0F84F7B2"/>
    <w:rsid w:val="0F874DD6"/>
    <w:rsid w:val="0F8A11D8"/>
    <w:rsid w:val="0F8BA437"/>
    <w:rsid w:val="0F921E7A"/>
    <w:rsid w:val="0FA68B10"/>
    <w:rsid w:val="0FBCFE55"/>
    <w:rsid w:val="0FC02182"/>
    <w:rsid w:val="0FC3BEFC"/>
    <w:rsid w:val="0FE5D4C4"/>
    <w:rsid w:val="0FF1F896"/>
    <w:rsid w:val="0FF4F0FE"/>
    <w:rsid w:val="0FF65D28"/>
    <w:rsid w:val="0FF8148E"/>
    <w:rsid w:val="1001BC4C"/>
    <w:rsid w:val="10082DA2"/>
    <w:rsid w:val="100CEE9F"/>
    <w:rsid w:val="101450D7"/>
    <w:rsid w:val="101F5056"/>
    <w:rsid w:val="103B5FBB"/>
    <w:rsid w:val="103BDB95"/>
    <w:rsid w:val="104230C5"/>
    <w:rsid w:val="104748BA"/>
    <w:rsid w:val="104BAC41"/>
    <w:rsid w:val="106E94C5"/>
    <w:rsid w:val="10787490"/>
    <w:rsid w:val="10AEDB20"/>
    <w:rsid w:val="10B31AFB"/>
    <w:rsid w:val="10C1A4C5"/>
    <w:rsid w:val="10C90E84"/>
    <w:rsid w:val="10D08174"/>
    <w:rsid w:val="10D7AA6A"/>
    <w:rsid w:val="10E4B406"/>
    <w:rsid w:val="10FCF9C9"/>
    <w:rsid w:val="1102A442"/>
    <w:rsid w:val="1115DF9C"/>
    <w:rsid w:val="111C75CF"/>
    <w:rsid w:val="111D6FF4"/>
    <w:rsid w:val="111DBAEA"/>
    <w:rsid w:val="111F57F4"/>
    <w:rsid w:val="1121FD0C"/>
    <w:rsid w:val="11276CEE"/>
    <w:rsid w:val="112DEEDB"/>
    <w:rsid w:val="112F1A5B"/>
    <w:rsid w:val="113AC8FC"/>
    <w:rsid w:val="114B12CC"/>
    <w:rsid w:val="11578466"/>
    <w:rsid w:val="11615058"/>
    <w:rsid w:val="11633BE9"/>
    <w:rsid w:val="1166CE79"/>
    <w:rsid w:val="117173BF"/>
    <w:rsid w:val="11726E1C"/>
    <w:rsid w:val="1177CF41"/>
    <w:rsid w:val="118AA0BD"/>
    <w:rsid w:val="11B4575F"/>
    <w:rsid w:val="11B67A9E"/>
    <w:rsid w:val="11BFF8CD"/>
    <w:rsid w:val="11C1F82A"/>
    <w:rsid w:val="11C592F8"/>
    <w:rsid w:val="11C658E9"/>
    <w:rsid w:val="11DB897A"/>
    <w:rsid w:val="11DCC709"/>
    <w:rsid w:val="11DE1AD9"/>
    <w:rsid w:val="11EBF606"/>
    <w:rsid w:val="12085606"/>
    <w:rsid w:val="120D06E0"/>
    <w:rsid w:val="122A389A"/>
    <w:rsid w:val="1233F388"/>
    <w:rsid w:val="12371C1C"/>
    <w:rsid w:val="123DC675"/>
    <w:rsid w:val="123E353A"/>
    <w:rsid w:val="124BB783"/>
    <w:rsid w:val="125086CB"/>
    <w:rsid w:val="1263D1D8"/>
    <w:rsid w:val="1264996C"/>
    <w:rsid w:val="126CFD9A"/>
    <w:rsid w:val="1271F361"/>
    <w:rsid w:val="12733B07"/>
    <w:rsid w:val="127788F9"/>
    <w:rsid w:val="12785465"/>
    <w:rsid w:val="127BCABC"/>
    <w:rsid w:val="127E8F26"/>
    <w:rsid w:val="1289B567"/>
    <w:rsid w:val="1289ED06"/>
    <w:rsid w:val="128BC367"/>
    <w:rsid w:val="12905999"/>
    <w:rsid w:val="129933F4"/>
    <w:rsid w:val="129E5697"/>
    <w:rsid w:val="12A33C76"/>
    <w:rsid w:val="12C1D2FA"/>
    <w:rsid w:val="12C29565"/>
    <w:rsid w:val="12CAEABC"/>
    <w:rsid w:val="12DBB158"/>
    <w:rsid w:val="12E44790"/>
    <w:rsid w:val="12E7157E"/>
    <w:rsid w:val="12EAD398"/>
    <w:rsid w:val="12F0F2A9"/>
    <w:rsid w:val="12F548E5"/>
    <w:rsid w:val="12F5B1A8"/>
    <w:rsid w:val="12FA7351"/>
    <w:rsid w:val="12FE3B50"/>
    <w:rsid w:val="13078CB6"/>
    <w:rsid w:val="132F6213"/>
    <w:rsid w:val="132FAD9E"/>
    <w:rsid w:val="1331C367"/>
    <w:rsid w:val="1339DA73"/>
    <w:rsid w:val="133C0690"/>
    <w:rsid w:val="1348322A"/>
    <w:rsid w:val="134FDA06"/>
    <w:rsid w:val="1351B538"/>
    <w:rsid w:val="1357A748"/>
    <w:rsid w:val="1368B063"/>
    <w:rsid w:val="137469F5"/>
    <w:rsid w:val="13818B7A"/>
    <w:rsid w:val="1385B453"/>
    <w:rsid w:val="1391F950"/>
    <w:rsid w:val="139C4BD8"/>
    <w:rsid w:val="13A18F27"/>
    <w:rsid w:val="13A9C7C6"/>
    <w:rsid w:val="13ACFDFB"/>
    <w:rsid w:val="13AE3F23"/>
    <w:rsid w:val="13B920AD"/>
    <w:rsid w:val="13BD7427"/>
    <w:rsid w:val="13D2B07F"/>
    <w:rsid w:val="13E73734"/>
    <w:rsid w:val="13EA9EDC"/>
    <w:rsid w:val="13FB3C62"/>
    <w:rsid w:val="14159277"/>
    <w:rsid w:val="1425D0A8"/>
    <w:rsid w:val="14576EB7"/>
    <w:rsid w:val="1466BB1D"/>
    <w:rsid w:val="1466BD2D"/>
    <w:rsid w:val="147A93C8"/>
    <w:rsid w:val="14870A57"/>
    <w:rsid w:val="148D45B9"/>
    <w:rsid w:val="148F6A8E"/>
    <w:rsid w:val="1498F11A"/>
    <w:rsid w:val="149C7D91"/>
    <w:rsid w:val="14A7DB3E"/>
    <w:rsid w:val="14ACD239"/>
    <w:rsid w:val="14ADB786"/>
    <w:rsid w:val="14AFF0C9"/>
    <w:rsid w:val="14B7F9D6"/>
    <w:rsid w:val="14CD93C8"/>
    <w:rsid w:val="14E1161A"/>
    <w:rsid w:val="14E4028B"/>
    <w:rsid w:val="14EFA4CC"/>
    <w:rsid w:val="152F3D04"/>
    <w:rsid w:val="153E115C"/>
    <w:rsid w:val="1540D32D"/>
    <w:rsid w:val="1544A127"/>
    <w:rsid w:val="1544C64B"/>
    <w:rsid w:val="15705994"/>
    <w:rsid w:val="1571903E"/>
    <w:rsid w:val="1588278D"/>
    <w:rsid w:val="158B2517"/>
    <w:rsid w:val="159F1201"/>
    <w:rsid w:val="15A87D6F"/>
    <w:rsid w:val="15AB4D3C"/>
    <w:rsid w:val="15AE0780"/>
    <w:rsid w:val="15BC639D"/>
    <w:rsid w:val="15BCFFBB"/>
    <w:rsid w:val="15C29747"/>
    <w:rsid w:val="15C90D3C"/>
    <w:rsid w:val="15C9DA35"/>
    <w:rsid w:val="15D203A6"/>
    <w:rsid w:val="15E3C58E"/>
    <w:rsid w:val="15E89F45"/>
    <w:rsid w:val="15E9D5FF"/>
    <w:rsid w:val="15EDD5D8"/>
    <w:rsid w:val="15F12C0D"/>
    <w:rsid w:val="15F7102C"/>
    <w:rsid w:val="15FE1A96"/>
    <w:rsid w:val="160E3A1F"/>
    <w:rsid w:val="1611F41F"/>
    <w:rsid w:val="16170F5F"/>
    <w:rsid w:val="1622176A"/>
    <w:rsid w:val="16225B63"/>
    <w:rsid w:val="16280E98"/>
    <w:rsid w:val="162F6172"/>
    <w:rsid w:val="163A7C42"/>
    <w:rsid w:val="163F03AA"/>
    <w:rsid w:val="163FCE33"/>
    <w:rsid w:val="16417B8F"/>
    <w:rsid w:val="1641CB18"/>
    <w:rsid w:val="164A8326"/>
    <w:rsid w:val="165C5768"/>
    <w:rsid w:val="1679F173"/>
    <w:rsid w:val="167AC141"/>
    <w:rsid w:val="1688C8C6"/>
    <w:rsid w:val="1689AEE1"/>
    <w:rsid w:val="16A05125"/>
    <w:rsid w:val="16A25590"/>
    <w:rsid w:val="16AD94E9"/>
    <w:rsid w:val="16B54ECF"/>
    <w:rsid w:val="16B97982"/>
    <w:rsid w:val="16C58256"/>
    <w:rsid w:val="16C58F3B"/>
    <w:rsid w:val="16CAB459"/>
    <w:rsid w:val="16CEF4A0"/>
    <w:rsid w:val="16D3B25E"/>
    <w:rsid w:val="16D53145"/>
    <w:rsid w:val="16D60161"/>
    <w:rsid w:val="16D7A985"/>
    <w:rsid w:val="16DBEF89"/>
    <w:rsid w:val="16F88597"/>
    <w:rsid w:val="1711E21A"/>
    <w:rsid w:val="1726111E"/>
    <w:rsid w:val="173ABE3E"/>
    <w:rsid w:val="175506DE"/>
    <w:rsid w:val="175833FE"/>
    <w:rsid w:val="17586140"/>
    <w:rsid w:val="175CCEF9"/>
    <w:rsid w:val="175D767D"/>
    <w:rsid w:val="175EB127"/>
    <w:rsid w:val="175EFB64"/>
    <w:rsid w:val="17663B97"/>
    <w:rsid w:val="176AEC22"/>
    <w:rsid w:val="17723CEE"/>
    <w:rsid w:val="17846FA6"/>
    <w:rsid w:val="1787F8AD"/>
    <w:rsid w:val="179504CF"/>
    <w:rsid w:val="17990694"/>
    <w:rsid w:val="17A23FD3"/>
    <w:rsid w:val="17B9BCBC"/>
    <w:rsid w:val="17BE1ACA"/>
    <w:rsid w:val="17C49110"/>
    <w:rsid w:val="17C75FF6"/>
    <w:rsid w:val="17E6DA86"/>
    <w:rsid w:val="17EFA2E4"/>
    <w:rsid w:val="17F2462C"/>
    <w:rsid w:val="17F6E5C0"/>
    <w:rsid w:val="17FCDA8D"/>
    <w:rsid w:val="17FDDCF1"/>
    <w:rsid w:val="1803768A"/>
    <w:rsid w:val="180991F3"/>
    <w:rsid w:val="180FF2C5"/>
    <w:rsid w:val="181DF086"/>
    <w:rsid w:val="1820997C"/>
    <w:rsid w:val="1822BCBB"/>
    <w:rsid w:val="182C12FB"/>
    <w:rsid w:val="1831A2A1"/>
    <w:rsid w:val="183AA36A"/>
    <w:rsid w:val="1841B466"/>
    <w:rsid w:val="1847DB18"/>
    <w:rsid w:val="1857A6C8"/>
    <w:rsid w:val="185F4B92"/>
    <w:rsid w:val="18801AC4"/>
    <w:rsid w:val="1886CF5E"/>
    <w:rsid w:val="1888BDA8"/>
    <w:rsid w:val="1895A604"/>
    <w:rsid w:val="18997C38"/>
    <w:rsid w:val="189C437E"/>
    <w:rsid w:val="18A22768"/>
    <w:rsid w:val="18A2D04F"/>
    <w:rsid w:val="18A7AB24"/>
    <w:rsid w:val="18AF2035"/>
    <w:rsid w:val="18B02F27"/>
    <w:rsid w:val="18C38EE0"/>
    <w:rsid w:val="18D46812"/>
    <w:rsid w:val="18E81924"/>
    <w:rsid w:val="18E9F0F8"/>
    <w:rsid w:val="18FC2283"/>
    <w:rsid w:val="191B7B42"/>
    <w:rsid w:val="19210687"/>
    <w:rsid w:val="19330460"/>
    <w:rsid w:val="1936EA6A"/>
    <w:rsid w:val="1958DEA5"/>
    <w:rsid w:val="196202A2"/>
    <w:rsid w:val="19681DD1"/>
    <w:rsid w:val="19720BA5"/>
    <w:rsid w:val="19745FF3"/>
    <w:rsid w:val="197B92A8"/>
    <w:rsid w:val="19885EEA"/>
    <w:rsid w:val="19921C5E"/>
    <w:rsid w:val="19971F40"/>
    <w:rsid w:val="199B1A54"/>
    <w:rsid w:val="19B721BB"/>
    <w:rsid w:val="19BDC79B"/>
    <w:rsid w:val="19C21517"/>
    <w:rsid w:val="19D8F064"/>
    <w:rsid w:val="19E3C447"/>
    <w:rsid w:val="19F11A44"/>
    <w:rsid w:val="19FA2FCA"/>
    <w:rsid w:val="1A024DD4"/>
    <w:rsid w:val="1A04C828"/>
    <w:rsid w:val="1A06FA2D"/>
    <w:rsid w:val="1A191732"/>
    <w:rsid w:val="1A21F30F"/>
    <w:rsid w:val="1A2790A1"/>
    <w:rsid w:val="1A30E68D"/>
    <w:rsid w:val="1A313C69"/>
    <w:rsid w:val="1A39FA68"/>
    <w:rsid w:val="1A47E5C4"/>
    <w:rsid w:val="1A4862C6"/>
    <w:rsid w:val="1A521F4A"/>
    <w:rsid w:val="1A555FB3"/>
    <w:rsid w:val="1A5DCE6D"/>
    <w:rsid w:val="1A7324E3"/>
    <w:rsid w:val="1A82C77A"/>
    <w:rsid w:val="1A8D435F"/>
    <w:rsid w:val="1A917C8B"/>
    <w:rsid w:val="1A9675A7"/>
    <w:rsid w:val="1AAD2BC9"/>
    <w:rsid w:val="1AAFD93B"/>
    <w:rsid w:val="1ABDD402"/>
    <w:rsid w:val="1ACBDA6F"/>
    <w:rsid w:val="1AD0FFD0"/>
    <w:rsid w:val="1ADD3681"/>
    <w:rsid w:val="1ADD98F9"/>
    <w:rsid w:val="1AE34CD3"/>
    <w:rsid w:val="1AEBE96B"/>
    <w:rsid w:val="1AF08D15"/>
    <w:rsid w:val="1AF11777"/>
    <w:rsid w:val="1B0C0B06"/>
    <w:rsid w:val="1B0E4351"/>
    <w:rsid w:val="1B17644D"/>
    <w:rsid w:val="1B1B3BD6"/>
    <w:rsid w:val="1B229E54"/>
    <w:rsid w:val="1B24C6C3"/>
    <w:rsid w:val="1B3DBFB6"/>
    <w:rsid w:val="1B42AB14"/>
    <w:rsid w:val="1B4D78FC"/>
    <w:rsid w:val="1B5A2A44"/>
    <w:rsid w:val="1B68DA70"/>
    <w:rsid w:val="1B724FA3"/>
    <w:rsid w:val="1B74C0C5"/>
    <w:rsid w:val="1B7A7171"/>
    <w:rsid w:val="1B8CEAA5"/>
    <w:rsid w:val="1B93AEAA"/>
    <w:rsid w:val="1B961836"/>
    <w:rsid w:val="1B96EC54"/>
    <w:rsid w:val="1B9853BB"/>
    <w:rsid w:val="1B998A87"/>
    <w:rsid w:val="1BA11292"/>
    <w:rsid w:val="1BA677A9"/>
    <w:rsid w:val="1BAAF859"/>
    <w:rsid w:val="1BB9E827"/>
    <w:rsid w:val="1BBB665F"/>
    <w:rsid w:val="1BBD143B"/>
    <w:rsid w:val="1BD1B0DF"/>
    <w:rsid w:val="1BD48EBC"/>
    <w:rsid w:val="1BD9C82A"/>
    <w:rsid w:val="1BDEFF14"/>
    <w:rsid w:val="1BE68589"/>
    <w:rsid w:val="1BE9DB72"/>
    <w:rsid w:val="1BECBF0C"/>
    <w:rsid w:val="1BFBC9C7"/>
    <w:rsid w:val="1BFFCFC8"/>
    <w:rsid w:val="1C0CE4FC"/>
    <w:rsid w:val="1C1CE084"/>
    <w:rsid w:val="1C2E9F1F"/>
    <w:rsid w:val="1C4AD4BF"/>
    <w:rsid w:val="1C5499E1"/>
    <w:rsid w:val="1C57C324"/>
    <w:rsid w:val="1C7692F8"/>
    <w:rsid w:val="1C79F30A"/>
    <w:rsid w:val="1C7F6DE3"/>
    <w:rsid w:val="1C8DF15C"/>
    <w:rsid w:val="1CA87C25"/>
    <w:rsid w:val="1CB79E44"/>
    <w:rsid w:val="1CC846E1"/>
    <w:rsid w:val="1CCE654D"/>
    <w:rsid w:val="1CCEDBD8"/>
    <w:rsid w:val="1CD11CD9"/>
    <w:rsid w:val="1D0D39D1"/>
    <w:rsid w:val="1D0E157D"/>
    <w:rsid w:val="1D1641D2"/>
    <w:rsid w:val="1D1C8083"/>
    <w:rsid w:val="1D305943"/>
    <w:rsid w:val="1D331AA1"/>
    <w:rsid w:val="1D4118A1"/>
    <w:rsid w:val="1D4E4D12"/>
    <w:rsid w:val="1D5354B3"/>
    <w:rsid w:val="1D561D2F"/>
    <w:rsid w:val="1D6216E0"/>
    <w:rsid w:val="1D64AE4B"/>
    <w:rsid w:val="1D6B6454"/>
    <w:rsid w:val="1D6D1D8F"/>
    <w:rsid w:val="1D826682"/>
    <w:rsid w:val="1D8ED04E"/>
    <w:rsid w:val="1D983F55"/>
    <w:rsid w:val="1D9F3BDF"/>
    <w:rsid w:val="1DC2720B"/>
    <w:rsid w:val="1DC2CAC6"/>
    <w:rsid w:val="1DCC60FD"/>
    <w:rsid w:val="1DCC7610"/>
    <w:rsid w:val="1DD66394"/>
    <w:rsid w:val="1DE2CFD6"/>
    <w:rsid w:val="1DEAD08A"/>
    <w:rsid w:val="1E05EB1C"/>
    <w:rsid w:val="1E1440B3"/>
    <w:rsid w:val="1E19425A"/>
    <w:rsid w:val="1E3ECBA0"/>
    <w:rsid w:val="1E456A23"/>
    <w:rsid w:val="1E485881"/>
    <w:rsid w:val="1E6281DF"/>
    <w:rsid w:val="1E65AF42"/>
    <w:rsid w:val="1E9DCD01"/>
    <w:rsid w:val="1EA25037"/>
    <w:rsid w:val="1EA5FA0B"/>
    <w:rsid w:val="1EBC0EAB"/>
    <w:rsid w:val="1EBD05E1"/>
    <w:rsid w:val="1EBDC427"/>
    <w:rsid w:val="1ECC6916"/>
    <w:rsid w:val="1ECFA0C0"/>
    <w:rsid w:val="1ED56C9A"/>
    <w:rsid w:val="1EDD6E7F"/>
    <w:rsid w:val="1EE1659E"/>
    <w:rsid w:val="1EF21904"/>
    <w:rsid w:val="1EF2D01F"/>
    <w:rsid w:val="1EF379E0"/>
    <w:rsid w:val="1EFE0ADF"/>
    <w:rsid w:val="1F01711B"/>
    <w:rsid w:val="1F034802"/>
    <w:rsid w:val="1F036999"/>
    <w:rsid w:val="1F09331F"/>
    <w:rsid w:val="1F0BBF44"/>
    <w:rsid w:val="1F0C97B6"/>
    <w:rsid w:val="1F1E465E"/>
    <w:rsid w:val="1F2678D8"/>
    <w:rsid w:val="1F2A33D3"/>
    <w:rsid w:val="1F5126C7"/>
    <w:rsid w:val="1F590B98"/>
    <w:rsid w:val="1F61C282"/>
    <w:rsid w:val="1F68381F"/>
    <w:rsid w:val="1F8F1772"/>
    <w:rsid w:val="1F975143"/>
    <w:rsid w:val="1FB23214"/>
    <w:rsid w:val="1FBAA35C"/>
    <w:rsid w:val="1FC645C9"/>
    <w:rsid w:val="1FC91C48"/>
    <w:rsid w:val="1FD7465A"/>
    <w:rsid w:val="1FD85EE1"/>
    <w:rsid w:val="1FE34C37"/>
    <w:rsid w:val="1FE82E01"/>
    <w:rsid w:val="1FEBE653"/>
    <w:rsid w:val="1FECDBB3"/>
    <w:rsid w:val="1FF736EF"/>
    <w:rsid w:val="2001F7CC"/>
    <w:rsid w:val="2006E2D1"/>
    <w:rsid w:val="200AD02C"/>
    <w:rsid w:val="200FAE15"/>
    <w:rsid w:val="20146E78"/>
    <w:rsid w:val="20368027"/>
    <w:rsid w:val="20472E19"/>
    <w:rsid w:val="20494475"/>
    <w:rsid w:val="206277CF"/>
    <w:rsid w:val="2063BAAD"/>
    <w:rsid w:val="206612D5"/>
    <w:rsid w:val="2072E32B"/>
    <w:rsid w:val="2074C0EA"/>
    <w:rsid w:val="20A86817"/>
    <w:rsid w:val="20AD7171"/>
    <w:rsid w:val="20ADF0E9"/>
    <w:rsid w:val="20B5EE46"/>
    <w:rsid w:val="20BD041E"/>
    <w:rsid w:val="20D34589"/>
    <w:rsid w:val="20D997C7"/>
    <w:rsid w:val="20DF3189"/>
    <w:rsid w:val="20E11079"/>
    <w:rsid w:val="20E12B87"/>
    <w:rsid w:val="20F25D0D"/>
    <w:rsid w:val="20F4DBF9"/>
    <w:rsid w:val="21037108"/>
    <w:rsid w:val="21137581"/>
    <w:rsid w:val="211C9965"/>
    <w:rsid w:val="211E5E0A"/>
    <w:rsid w:val="21250F56"/>
    <w:rsid w:val="2131318C"/>
    <w:rsid w:val="2133A082"/>
    <w:rsid w:val="213D6944"/>
    <w:rsid w:val="213F6A18"/>
    <w:rsid w:val="21409908"/>
    <w:rsid w:val="21452FD7"/>
    <w:rsid w:val="21457F16"/>
    <w:rsid w:val="214E0275"/>
    <w:rsid w:val="215F0ADA"/>
    <w:rsid w:val="216622E0"/>
    <w:rsid w:val="2167BB28"/>
    <w:rsid w:val="21759487"/>
    <w:rsid w:val="218A33C2"/>
    <w:rsid w:val="218FC72D"/>
    <w:rsid w:val="21A656B7"/>
    <w:rsid w:val="21A85748"/>
    <w:rsid w:val="21B3AC33"/>
    <w:rsid w:val="21B7F927"/>
    <w:rsid w:val="21C2E31A"/>
    <w:rsid w:val="21CD037F"/>
    <w:rsid w:val="21D0237F"/>
    <w:rsid w:val="21D9D80A"/>
    <w:rsid w:val="21DAE2C7"/>
    <w:rsid w:val="21F100B2"/>
    <w:rsid w:val="21FCAE9A"/>
    <w:rsid w:val="221F75EF"/>
    <w:rsid w:val="223D8469"/>
    <w:rsid w:val="22436006"/>
    <w:rsid w:val="22487EA3"/>
    <w:rsid w:val="224B1425"/>
    <w:rsid w:val="224BD22A"/>
    <w:rsid w:val="2259FC3E"/>
    <w:rsid w:val="22709B74"/>
    <w:rsid w:val="227D6DCB"/>
    <w:rsid w:val="227DC7DA"/>
    <w:rsid w:val="228E9975"/>
    <w:rsid w:val="228FD1E0"/>
    <w:rsid w:val="2296834E"/>
    <w:rsid w:val="229BDEA7"/>
    <w:rsid w:val="22AA7E27"/>
    <w:rsid w:val="22B193DC"/>
    <w:rsid w:val="22B30147"/>
    <w:rsid w:val="22C6B834"/>
    <w:rsid w:val="22CBA773"/>
    <w:rsid w:val="22E56BEB"/>
    <w:rsid w:val="22E7EE75"/>
    <w:rsid w:val="230209AC"/>
    <w:rsid w:val="23184659"/>
    <w:rsid w:val="2318DB46"/>
    <w:rsid w:val="231FCEC3"/>
    <w:rsid w:val="232C5F4B"/>
    <w:rsid w:val="2339CC8E"/>
    <w:rsid w:val="234F8DEA"/>
    <w:rsid w:val="236B250D"/>
    <w:rsid w:val="236D9956"/>
    <w:rsid w:val="2377BC80"/>
    <w:rsid w:val="237EACEF"/>
    <w:rsid w:val="238DE84E"/>
    <w:rsid w:val="238F2A54"/>
    <w:rsid w:val="23959BE2"/>
    <w:rsid w:val="239B8763"/>
    <w:rsid w:val="23A4D64D"/>
    <w:rsid w:val="23AC7861"/>
    <w:rsid w:val="23AE1C02"/>
    <w:rsid w:val="23B0AAD6"/>
    <w:rsid w:val="23B62AEC"/>
    <w:rsid w:val="23BC1956"/>
    <w:rsid w:val="23C006C4"/>
    <w:rsid w:val="23C717DF"/>
    <w:rsid w:val="23D5BE6E"/>
    <w:rsid w:val="23E0B21F"/>
    <w:rsid w:val="23E8BC1C"/>
    <w:rsid w:val="23EE2E4D"/>
    <w:rsid w:val="23EF1AF0"/>
    <w:rsid w:val="240A2EFA"/>
    <w:rsid w:val="240CD11E"/>
    <w:rsid w:val="241317BB"/>
    <w:rsid w:val="24139FF8"/>
    <w:rsid w:val="2418B13B"/>
    <w:rsid w:val="241BE0E6"/>
    <w:rsid w:val="242A3B9A"/>
    <w:rsid w:val="2443F428"/>
    <w:rsid w:val="24464E88"/>
    <w:rsid w:val="24513DFB"/>
    <w:rsid w:val="246B4144"/>
    <w:rsid w:val="24760B4C"/>
    <w:rsid w:val="24794649"/>
    <w:rsid w:val="247FB3A6"/>
    <w:rsid w:val="2487F59D"/>
    <w:rsid w:val="24888D88"/>
    <w:rsid w:val="249E2941"/>
    <w:rsid w:val="249EC5A2"/>
    <w:rsid w:val="24A2BDD4"/>
    <w:rsid w:val="24B20478"/>
    <w:rsid w:val="24B4B2CB"/>
    <w:rsid w:val="24B8C979"/>
    <w:rsid w:val="24C006A5"/>
    <w:rsid w:val="24CF2844"/>
    <w:rsid w:val="24D238EB"/>
    <w:rsid w:val="24E3DEFC"/>
    <w:rsid w:val="24E911DC"/>
    <w:rsid w:val="250C29C5"/>
    <w:rsid w:val="252105D9"/>
    <w:rsid w:val="252622CF"/>
    <w:rsid w:val="2538C477"/>
    <w:rsid w:val="254FD3BA"/>
    <w:rsid w:val="256038A4"/>
    <w:rsid w:val="257AC686"/>
    <w:rsid w:val="257B00C8"/>
    <w:rsid w:val="2580AA70"/>
    <w:rsid w:val="2588D4A7"/>
    <w:rsid w:val="2588EF82"/>
    <w:rsid w:val="258A2359"/>
    <w:rsid w:val="258C03E8"/>
    <w:rsid w:val="25932F36"/>
    <w:rsid w:val="2596277F"/>
    <w:rsid w:val="259DBBC5"/>
    <w:rsid w:val="25C7CEAA"/>
    <w:rsid w:val="25C85847"/>
    <w:rsid w:val="25CA5041"/>
    <w:rsid w:val="25D14066"/>
    <w:rsid w:val="25D287F6"/>
    <w:rsid w:val="25D74CB3"/>
    <w:rsid w:val="25ECA0A0"/>
    <w:rsid w:val="25EF5624"/>
    <w:rsid w:val="25FCD21D"/>
    <w:rsid w:val="25FF36F3"/>
    <w:rsid w:val="26079A8D"/>
    <w:rsid w:val="2612B83C"/>
    <w:rsid w:val="261516AA"/>
    <w:rsid w:val="2623DE8C"/>
    <w:rsid w:val="26242B47"/>
    <w:rsid w:val="26278FDE"/>
    <w:rsid w:val="262BAF9E"/>
    <w:rsid w:val="2639F9A2"/>
    <w:rsid w:val="263AB220"/>
    <w:rsid w:val="264028BA"/>
    <w:rsid w:val="264A3342"/>
    <w:rsid w:val="26532160"/>
    <w:rsid w:val="26567E57"/>
    <w:rsid w:val="266E4D1C"/>
    <w:rsid w:val="26778297"/>
    <w:rsid w:val="267FE592"/>
    <w:rsid w:val="2688D0AB"/>
    <w:rsid w:val="268F59DB"/>
    <w:rsid w:val="269DE43C"/>
    <w:rsid w:val="26A30D60"/>
    <w:rsid w:val="26A9D0B7"/>
    <w:rsid w:val="26AF38D3"/>
    <w:rsid w:val="26B8B57E"/>
    <w:rsid w:val="26CA1C07"/>
    <w:rsid w:val="26E2E5DD"/>
    <w:rsid w:val="26EA266F"/>
    <w:rsid w:val="26F35125"/>
    <w:rsid w:val="26F89778"/>
    <w:rsid w:val="27007617"/>
    <w:rsid w:val="2702D7E8"/>
    <w:rsid w:val="2707D6A4"/>
    <w:rsid w:val="2709D24F"/>
    <w:rsid w:val="270D5F30"/>
    <w:rsid w:val="271B1853"/>
    <w:rsid w:val="2727132F"/>
    <w:rsid w:val="272721BF"/>
    <w:rsid w:val="2739DBED"/>
    <w:rsid w:val="274919AF"/>
    <w:rsid w:val="274AE009"/>
    <w:rsid w:val="2752437D"/>
    <w:rsid w:val="275A4D31"/>
    <w:rsid w:val="2762CE11"/>
    <w:rsid w:val="27641D7D"/>
    <w:rsid w:val="277D325C"/>
    <w:rsid w:val="27806265"/>
    <w:rsid w:val="2790D317"/>
    <w:rsid w:val="2795E5B2"/>
    <w:rsid w:val="279C5A7E"/>
    <w:rsid w:val="27A84EFC"/>
    <w:rsid w:val="27AD9FE6"/>
    <w:rsid w:val="27B76F63"/>
    <w:rsid w:val="27C15F39"/>
    <w:rsid w:val="27CB788E"/>
    <w:rsid w:val="27CBDB1C"/>
    <w:rsid w:val="27CEBE87"/>
    <w:rsid w:val="27DAF014"/>
    <w:rsid w:val="27DEAB69"/>
    <w:rsid w:val="27E824A2"/>
    <w:rsid w:val="28002F90"/>
    <w:rsid w:val="2803BC60"/>
    <w:rsid w:val="280A1D7D"/>
    <w:rsid w:val="281AC5DB"/>
    <w:rsid w:val="283F5701"/>
    <w:rsid w:val="28406E97"/>
    <w:rsid w:val="2849A748"/>
    <w:rsid w:val="284A244B"/>
    <w:rsid w:val="285ED26E"/>
    <w:rsid w:val="285F4AFB"/>
    <w:rsid w:val="28621ABB"/>
    <w:rsid w:val="286344FE"/>
    <w:rsid w:val="2864BA5F"/>
    <w:rsid w:val="28674F5C"/>
    <w:rsid w:val="286771BE"/>
    <w:rsid w:val="286B6DAD"/>
    <w:rsid w:val="28727567"/>
    <w:rsid w:val="28792D05"/>
    <w:rsid w:val="2888C3EF"/>
    <w:rsid w:val="2891A552"/>
    <w:rsid w:val="2897C153"/>
    <w:rsid w:val="289BC7FC"/>
    <w:rsid w:val="289E8064"/>
    <w:rsid w:val="28B58461"/>
    <w:rsid w:val="28C6C8E8"/>
    <w:rsid w:val="28CD71DA"/>
    <w:rsid w:val="28D04DD4"/>
    <w:rsid w:val="28D5134B"/>
    <w:rsid w:val="28EF7C6B"/>
    <w:rsid w:val="28F02945"/>
    <w:rsid w:val="28F03B24"/>
    <w:rsid w:val="28F1EC40"/>
    <w:rsid w:val="28F7AE23"/>
    <w:rsid w:val="2900BE8C"/>
    <w:rsid w:val="290E82ED"/>
    <w:rsid w:val="291CD15B"/>
    <w:rsid w:val="29204DF5"/>
    <w:rsid w:val="29254623"/>
    <w:rsid w:val="29371872"/>
    <w:rsid w:val="29389978"/>
    <w:rsid w:val="293B895E"/>
    <w:rsid w:val="2940BE8D"/>
    <w:rsid w:val="2949BA6E"/>
    <w:rsid w:val="2950BA33"/>
    <w:rsid w:val="2968A27D"/>
    <w:rsid w:val="296F99E7"/>
    <w:rsid w:val="29704C90"/>
    <w:rsid w:val="29719A64"/>
    <w:rsid w:val="297E2B6D"/>
    <w:rsid w:val="297F187D"/>
    <w:rsid w:val="29817E47"/>
    <w:rsid w:val="2983C028"/>
    <w:rsid w:val="2994B624"/>
    <w:rsid w:val="299F775F"/>
    <w:rsid w:val="29ABB767"/>
    <w:rsid w:val="29C13E34"/>
    <w:rsid w:val="29C18B93"/>
    <w:rsid w:val="29CB8E24"/>
    <w:rsid w:val="29D60A65"/>
    <w:rsid w:val="29E1F2FF"/>
    <w:rsid w:val="29E505EA"/>
    <w:rsid w:val="29E9A25A"/>
    <w:rsid w:val="29EED015"/>
    <w:rsid w:val="2A02D697"/>
    <w:rsid w:val="2A0D1030"/>
    <w:rsid w:val="2A0DB421"/>
    <w:rsid w:val="2A10B83B"/>
    <w:rsid w:val="2A115F77"/>
    <w:rsid w:val="2A1C6398"/>
    <w:rsid w:val="2A35B9C8"/>
    <w:rsid w:val="2A396539"/>
    <w:rsid w:val="2A3DFE7F"/>
    <w:rsid w:val="2A3F12BF"/>
    <w:rsid w:val="2A4B6F3C"/>
    <w:rsid w:val="2A5E3922"/>
    <w:rsid w:val="2A684A17"/>
    <w:rsid w:val="2A770B3B"/>
    <w:rsid w:val="2A85D584"/>
    <w:rsid w:val="2A87F2BF"/>
    <w:rsid w:val="2A8FAD82"/>
    <w:rsid w:val="2A91FFA8"/>
    <w:rsid w:val="2A99B4D5"/>
    <w:rsid w:val="2AA10502"/>
    <w:rsid w:val="2AB4A01D"/>
    <w:rsid w:val="2AB73ECA"/>
    <w:rsid w:val="2AE2D721"/>
    <w:rsid w:val="2AEAB88B"/>
    <w:rsid w:val="2AEDB6B9"/>
    <w:rsid w:val="2AF7A733"/>
    <w:rsid w:val="2B000415"/>
    <w:rsid w:val="2B018F0B"/>
    <w:rsid w:val="2B10F3F9"/>
    <w:rsid w:val="2B1C48B2"/>
    <w:rsid w:val="2B1D740B"/>
    <w:rsid w:val="2B48FE36"/>
    <w:rsid w:val="2B616C64"/>
    <w:rsid w:val="2B71434E"/>
    <w:rsid w:val="2B744A85"/>
    <w:rsid w:val="2B7F9CF1"/>
    <w:rsid w:val="2B81480A"/>
    <w:rsid w:val="2B8B79A9"/>
    <w:rsid w:val="2B9D7782"/>
    <w:rsid w:val="2B9E2566"/>
    <w:rsid w:val="2BAB8B2B"/>
    <w:rsid w:val="2BB82B66"/>
    <w:rsid w:val="2BD269A2"/>
    <w:rsid w:val="2BE51724"/>
    <w:rsid w:val="2BEAB745"/>
    <w:rsid w:val="2BED82C9"/>
    <w:rsid w:val="2BEFFBB8"/>
    <w:rsid w:val="2BF6B6AE"/>
    <w:rsid w:val="2BFE9A66"/>
    <w:rsid w:val="2C09C432"/>
    <w:rsid w:val="2C0A40F4"/>
    <w:rsid w:val="2C0CFCB6"/>
    <w:rsid w:val="2C128D18"/>
    <w:rsid w:val="2C257073"/>
    <w:rsid w:val="2C2668BB"/>
    <w:rsid w:val="2C28A62F"/>
    <w:rsid w:val="2C365056"/>
    <w:rsid w:val="2C3EC755"/>
    <w:rsid w:val="2C48B4EA"/>
    <w:rsid w:val="2C5A01C3"/>
    <w:rsid w:val="2C5C63EA"/>
    <w:rsid w:val="2C611998"/>
    <w:rsid w:val="2C7DA905"/>
    <w:rsid w:val="2C7E88BE"/>
    <w:rsid w:val="2C877C91"/>
    <w:rsid w:val="2C89D774"/>
    <w:rsid w:val="2C8C34F9"/>
    <w:rsid w:val="2C9BC8EE"/>
    <w:rsid w:val="2CA06A50"/>
    <w:rsid w:val="2CA4A786"/>
    <w:rsid w:val="2CBDAD35"/>
    <w:rsid w:val="2CCDC0CE"/>
    <w:rsid w:val="2CD0FAD9"/>
    <w:rsid w:val="2CEF7A7C"/>
    <w:rsid w:val="2CF68006"/>
    <w:rsid w:val="2D00D84D"/>
    <w:rsid w:val="2D02D3D4"/>
    <w:rsid w:val="2D0D25C0"/>
    <w:rsid w:val="2D1232B3"/>
    <w:rsid w:val="2D162FCC"/>
    <w:rsid w:val="2D312887"/>
    <w:rsid w:val="2D320DD9"/>
    <w:rsid w:val="2D352397"/>
    <w:rsid w:val="2D4325A8"/>
    <w:rsid w:val="2D463086"/>
    <w:rsid w:val="2D4DFC9D"/>
    <w:rsid w:val="2D4FD875"/>
    <w:rsid w:val="2D583903"/>
    <w:rsid w:val="2D5CBCD3"/>
    <w:rsid w:val="2D6292A9"/>
    <w:rsid w:val="2D6AB555"/>
    <w:rsid w:val="2D6E4A30"/>
    <w:rsid w:val="2D6E8F6C"/>
    <w:rsid w:val="2D800E03"/>
    <w:rsid w:val="2D842DB2"/>
    <w:rsid w:val="2D93AED5"/>
    <w:rsid w:val="2DABF17E"/>
    <w:rsid w:val="2DADDCD0"/>
    <w:rsid w:val="2DB309A9"/>
    <w:rsid w:val="2DB39324"/>
    <w:rsid w:val="2DBBCE00"/>
    <w:rsid w:val="2DC43266"/>
    <w:rsid w:val="2DC5BCF1"/>
    <w:rsid w:val="2DCB4090"/>
    <w:rsid w:val="2DD68E2C"/>
    <w:rsid w:val="2DF5B42C"/>
    <w:rsid w:val="2DF5D224"/>
    <w:rsid w:val="2DFD069D"/>
    <w:rsid w:val="2DFD3769"/>
    <w:rsid w:val="2E273B6C"/>
    <w:rsid w:val="2E3B2C3E"/>
    <w:rsid w:val="2E3BC70D"/>
    <w:rsid w:val="2E3F5D7D"/>
    <w:rsid w:val="2E4AD5F5"/>
    <w:rsid w:val="2E611D7D"/>
    <w:rsid w:val="2E61A17A"/>
    <w:rsid w:val="2E646945"/>
    <w:rsid w:val="2E67A4C9"/>
    <w:rsid w:val="2E6E9508"/>
    <w:rsid w:val="2E6EC604"/>
    <w:rsid w:val="2E72DFE9"/>
    <w:rsid w:val="2E76A405"/>
    <w:rsid w:val="2E7A8C2A"/>
    <w:rsid w:val="2E8876F3"/>
    <w:rsid w:val="2E898C04"/>
    <w:rsid w:val="2E9D843B"/>
    <w:rsid w:val="2EA22890"/>
    <w:rsid w:val="2EB2002D"/>
    <w:rsid w:val="2EB7C964"/>
    <w:rsid w:val="2EC2E3F9"/>
    <w:rsid w:val="2EE37C2D"/>
    <w:rsid w:val="2EE6AB5E"/>
    <w:rsid w:val="2EED7F47"/>
    <w:rsid w:val="2EF6F8E4"/>
    <w:rsid w:val="2F092AEB"/>
    <w:rsid w:val="2F0DCD3C"/>
    <w:rsid w:val="2F3091C0"/>
    <w:rsid w:val="2F3567B2"/>
    <w:rsid w:val="2F3B61DA"/>
    <w:rsid w:val="2F3E05C1"/>
    <w:rsid w:val="2F461206"/>
    <w:rsid w:val="2F52F06C"/>
    <w:rsid w:val="2F5911D5"/>
    <w:rsid w:val="2F6002C7"/>
    <w:rsid w:val="2F6195D8"/>
    <w:rsid w:val="2F733F6B"/>
    <w:rsid w:val="2F828204"/>
    <w:rsid w:val="2F9A8040"/>
    <w:rsid w:val="2FA61885"/>
    <w:rsid w:val="2FB673BA"/>
    <w:rsid w:val="2FB75097"/>
    <w:rsid w:val="2FB75AD1"/>
    <w:rsid w:val="2FC505CE"/>
    <w:rsid w:val="2FD275CC"/>
    <w:rsid w:val="2FD369B0"/>
    <w:rsid w:val="2FD71750"/>
    <w:rsid w:val="2FE56730"/>
    <w:rsid w:val="2FEA39EE"/>
    <w:rsid w:val="2FEC0F63"/>
    <w:rsid w:val="2FF4D6FF"/>
    <w:rsid w:val="3012AA9B"/>
    <w:rsid w:val="30144F47"/>
    <w:rsid w:val="3030C749"/>
    <w:rsid w:val="30358D04"/>
    <w:rsid w:val="3038AEA4"/>
    <w:rsid w:val="30413486"/>
    <w:rsid w:val="3042042E"/>
    <w:rsid w:val="305601C6"/>
    <w:rsid w:val="305B3E8D"/>
    <w:rsid w:val="305B705C"/>
    <w:rsid w:val="30731ADF"/>
    <w:rsid w:val="3082F8A5"/>
    <w:rsid w:val="308790EA"/>
    <w:rsid w:val="308DB39C"/>
    <w:rsid w:val="30AC5261"/>
    <w:rsid w:val="30BF0322"/>
    <w:rsid w:val="30D0F249"/>
    <w:rsid w:val="30E7499A"/>
    <w:rsid w:val="30EC6BE8"/>
    <w:rsid w:val="30F1F6F3"/>
    <w:rsid w:val="30F3EE32"/>
    <w:rsid w:val="30F4BE5C"/>
    <w:rsid w:val="31064C5E"/>
    <w:rsid w:val="310D067B"/>
    <w:rsid w:val="311DFF55"/>
    <w:rsid w:val="312235B0"/>
    <w:rsid w:val="31259ECD"/>
    <w:rsid w:val="3141C8D7"/>
    <w:rsid w:val="314DD8B2"/>
    <w:rsid w:val="315026A5"/>
    <w:rsid w:val="3151B3CB"/>
    <w:rsid w:val="31530D59"/>
    <w:rsid w:val="315A2FAE"/>
    <w:rsid w:val="31674F2C"/>
    <w:rsid w:val="31722F10"/>
    <w:rsid w:val="31737B16"/>
    <w:rsid w:val="3173902F"/>
    <w:rsid w:val="317818A9"/>
    <w:rsid w:val="317DE54B"/>
    <w:rsid w:val="318025D7"/>
    <w:rsid w:val="318B94BD"/>
    <w:rsid w:val="319A202A"/>
    <w:rsid w:val="319EF114"/>
    <w:rsid w:val="319F0E8E"/>
    <w:rsid w:val="31B06769"/>
    <w:rsid w:val="31B24ED4"/>
    <w:rsid w:val="31C03A33"/>
    <w:rsid w:val="31C03D0F"/>
    <w:rsid w:val="31C0D8F2"/>
    <w:rsid w:val="31C7C217"/>
    <w:rsid w:val="31CA21C4"/>
    <w:rsid w:val="31DC475F"/>
    <w:rsid w:val="31E79D1B"/>
    <w:rsid w:val="31F28099"/>
    <w:rsid w:val="320A626D"/>
    <w:rsid w:val="320AE108"/>
    <w:rsid w:val="32101BC6"/>
    <w:rsid w:val="3217A253"/>
    <w:rsid w:val="321BCA20"/>
    <w:rsid w:val="321C715C"/>
    <w:rsid w:val="3222C7F4"/>
    <w:rsid w:val="3227505B"/>
    <w:rsid w:val="322BB4BE"/>
    <w:rsid w:val="323163F9"/>
    <w:rsid w:val="32350A63"/>
    <w:rsid w:val="3241D31C"/>
    <w:rsid w:val="32468883"/>
    <w:rsid w:val="325AD013"/>
    <w:rsid w:val="325D4F23"/>
    <w:rsid w:val="325E2810"/>
    <w:rsid w:val="325EE531"/>
    <w:rsid w:val="326A4CF8"/>
    <w:rsid w:val="329284C7"/>
    <w:rsid w:val="32969B11"/>
    <w:rsid w:val="329ABF67"/>
    <w:rsid w:val="329E0043"/>
    <w:rsid w:val="329E2441"/>
    <w:rsid w:val="32B8E4B0"/>
    <w:rsid w:val="32BA22C6"/>
    <w:rsid w:val="32BB8C51"/>
    <w:rsid w:val="32BE0478"/>
    <w:rsid w:val="32C4DA9D"/>
    <w:rsid w:val="32C82169"/>
    <w:rsid w:val="32D2E230"/>
    <w:rsid w:val="32DD9938"/>
    <w:rsid w:val="32DE1301"/>
    <w:rsid w:val="32F961C4"/>
    <w:rsid w:val="33046213"/>
    <w:rsid w:val="33047C2E"/>
    <w:rsid w:val="3306F29F"/>
    <w:rsid w:val="331ECE5A"/>
    <w:rsid w:val="331FA2E2"/>
    <w:rsid w:val="33206C29"/>
    <w:rsid w:val="332458B5"/>
    <w:rsid w:val="3339FF5B"/>
    <w:rsid w:val="33407DF9"/>
    <w:rsid w:val="334E1F35"/>
    <w:rsid w:val="3358191D"/>
    <w:rsid w:val="335BC9AB"/>
    <w:rsid w:val="3363D4AF"/>
    <w:rsid w:val="33653B77"/>
    <w:rsid w:val="3377FC8C"/>
    <w:rsid w:val="337BCDD7"/>
    <w:rsid w:val="3381028D"/>
    <w:rsid w:val="33882BD9"/>
    <w:rsid w:val="338885C1"/>
    <w:rsid w:val="338A6C49"/>
    <w:rsid w:val="338B8B7D"/>
    <w:rsid w:val="338DFA5F"/>
    <w:rsid w:val="3391FDA5"/>
    <w:rsid w:val="339DE3FA"/>
    <w:rsid w:val="33B0A8C3"/>
    <w:rsid w:val="33C082D4"/>
    <w:rsid w:val="33EA8AFE"/>
    <w:rsid w:val="33FBC64A"/>
    <w:rsid w:val="340D94E3"/>
    <w:rsid w:val="34117DD0"/>
    <w:rsid w:val="34255CE2"/>
    <w:rsid w:val="34326B72"/>
    <w:rsid w:val="343838C1"/>
    <w:rsid w:val="34545A8A"/>
    <w:rsid w:val="345C9D6F"/>
    <w:rsid w:val="346E1561"/>
    <w:rsid w:val="3471A397"/>
    <w:rsid w:val="349CAA81"/>
    <w:rsid w:val="34ABA304"/>
    <w:rsid w:val="34B2EB4D"/>
    <w:rsid w:val="34CB133A"/>
    <w:rsid w:val="34CFB485"/>
    <w:rsid w:val="34D56C8E"/>
    <w:rsid w:val="34E09457"/>
    <w:rsid w:val="34FDDEF5"/>
    <w:rsid w:val="34FF79C1"/>
    <w:rsid w:val="3513726F"/>
    <w:rsid w:val="35263CAA"/>
    <w:rsid w:val="352B093A"/>
    <w:rsid w:val="352DCE06"/>
    <w:rsid w:val="3531E727"/>
    <w:rsid w:val="3543C997"/>
    <w:rsid w:val="3549F0B5"/>
    <w:rsid w:val="3554121E"/>
    <w:rsid w:val="35786C6F"/>
    <w:rsid w:val="357B415B"/>
    <w:rsid w:val="357D8278"/>
    <w:rsid w:val="357FD6E1"/>
    <w:rsid w:val="3587CADF"/>
    <w:rsid w:val="3588EC10"/>
    <w:rsid w:val="35910B6C"/>
    <w:rsid w:val="35976460"/>
    <w:rsid w:val="35A57CAC"/>
    <w:rsid w:val="35B61BEE"/>
    <w:rsid w:val="35C4A09D"/>
    <w:rsid w:val="35C56816"/>
    <w:rsid w:val="35D9BD81"/>
    <w:rsid w:val="35E260F2"/>
    <w:rsid w:val="35E6967C"/>
    <w:rsid w:val="35F5861E"/>
    <w:rsid w:val="35F63B29"/>
    <w:rsid w:val="35FDA8F6"/>
    <w:rsid w:val="3605A542"/>
    <w:rsid w:val="361A79D8"/>
    <w:rsid w:val="3624A417"/>
    <w:rsid w:val="36269C55"/>
    <w:rsid w:val="362CAF78"/>
    <w:rsid w:val="3634E133"/>
    <w:rsid w:val="363D958D"/>
    <w:rsid w:val="3646C7DC"/>
    <w:rsid w:val="364C8958"/>
    <w:rsid w:val="364EBBAE"/>
    <w:rsid w:val="36521071"/>
    <w:rsid w:val="3653A6A0"/>
    <w:rsid w:val="3653E2B7"/>
    <w:rsid w:val="366FC3D3"/>
    <w:rsid w:val="36767B44"/>
    <w:rsid w:val="367ED0BD"/>
    <w:rsid w:val="368390CB"/>
    <w:rsid w:val="36849B8E"/>
    <w:rsid w:val="36868251"/>
    <w:rsid w:val="3690BE40"/>
    <w:rsid w:val="36982300"/>
    <w:rsid w:val="369B6D52"/>
    <w:rsid w:val="36A29575"/>
    <w:rsid w:val="36CB41DF"/>
    <w:rsid w:val="36D81214"/>
    <w:rsid w:val="36F6F965"/>
    <w:rsid w:val="36F7D005"/>
    <w:rsid w:val="36FF25E1"/>
    <w:rsid w:val="36FFEE98"/>
    <w:rsid w:val="37099B67"/>
    <w:rsid w:val="370F3DE4"/>
    <w:rsid w:val="372A68CE"/>
    <w:rsid w:val="37325654"/>
    <w:rsid w:val="3738807D"/>
    <w:rsid w:val="3742BAE5"/>
    <w:rsid w:val="3745C75E"/>
    <w:rsid w:val="375B933C"/>
    <w:rsid w:val="376A744B"/>
    <w:rsid w:val="37790226"/>
    <w:rsid w:val="377E3153"/>
    <w:rsid w:val="3788E0C4"/>
    <w:rsid w:val="379390FB"/>
    <w:rsid w:val="379BDAE6"/>
    <w:rsid w:val="37A5D0E4"/>
    <w:rsid w:val="37AE5F08"/>
    <w:rsid w:val="37AF20D5"/>
    <w:rsid w:val="37B1BC5E"/>
    <w:rsid w:val="37B547F3"/>
    <w:rsid w:val="37B6B125"/>
    <w:rsid w:val="37B8F879"/>
    <w:rsid w:val="37CA2F38"/>
    <w:rsid w:val="37DB5549"/>
    <w:rsid w:val="37E1ADE4"/>
    <w:rsid w:val="37E1D53B"/>
    <w:rsid w:val="37EF7701"/>
    <w:rsid w:val="37F32D92"/>
    <w:rsid w:val="37F7E483"/>
    <w:rsid w:val="37FC5B51"/>
    <w:rsid w:val="37FC7FED"/>
    <w:rsid w:val="37FD97E6"/>
    <w:rsid w:val="37FE7277"/>
    <w:rsid w:val="38007DD1"/>
    <w:rsid w:val="38075547"/>
    <w:rsid w:val="380909FA"/>
    <w:rsid w:val="381674B7"/>
    <w:rsid w:val="381DE538"/>
    <w:rsid w:val="3824A11B"/>
    <w:rsid w:val="382AFAF1"/>
    <w:rsid w:val="382EC30C"/>
    <w:rsid w:val="383888BE"/>
    <w:rsid w:val="38412B6B"/>
    <w:rsid w:val="3847CBB3"/>
    <w:rsid w:val="384D4C48"/>
    <w:rsid w:val="384F138A"/>
    <w:rsid w:val="385114CB"/>
    <w:rsid w:val="3864CCA7"/>
    <w:rsid w:val="3868691A"/>
    <w:rsid w:val="3869269A"/>
    <w:rsid w:val="387152BF"/>
    <w:rsid w:val="387AB63B"/>
    <w:rsid w:val="387FD884"/>
    <w:rsid w:val="387FF452"/>
    <w:rsid w:val="38819177"/>
    <w:rsid w:val="388847CB"/>
    <w:rsid w:val="3897FB20"/>
    <w:rsid w:val="38A0903F"/>
    <w:rsid w:val="38A812C8"/>
    <w:rsid w:val="38A82534"/>
    <w:rsid w:val="38AE1003"/>
    <w:rsid w:val="38AE30B7"/>
    <w:rsid w:val="38B4B1F0"/>
    <w:rsid w:val="38B4FE58"/>
    <w:rsid w:val="38C6392F"/>
    <w:rsid w:val="38CA1197"/>
    <w:rsid w:val="38CC8D16"/>
    <w:rsid w:val="38CFE5E1"/>
    <w:rsid w:val="38E38BF5"/>
    <w:rsid w:val="38F76F1D"/>
    <w:rsid w:val="3902B9E0"/>
    <w:rsid w:val="390B2F84"/>
    <w:rsid w:val="3911EE71"/>
    <w:rsid w:val="3913AC17"/>
    <w:rsid w:val="39195999"/>
    <w:rsid w:val="392BB93E"/>
    <w:rsid w:val="393D5F04"/>
    <w:rsid w:val="393FE98B"/>
    <w:rsid w:val="394EC5EE"/>
    <w:rsid w:val="3951820E"/>
    <w:rsid w:val="3953DA52"/>
    <w:rsid w:val="39603B20"/>
    <w:rsid w:val="3962836C"/>
    <w:rsid w:val="396C0178"/>
    <w:rsid w:val="396EB386"/>
    <w:rsid w:val="397521D9"/>
    <w:rsid w:val="397725AA"/>
    <w:rsid w:val="398291AD"/>
    <w:rsid w:val="39862258"/>
    <w:rsid w:val="39880BCF"/>
    <w:rsid w:val="398B4762"/>
    <w:rsid w:val="398E2CF9"/>
    <w:rsid w:val="3994F1BF"/>
    <w:rsid w:val="399600B5"/>
    <w:rsid w:val="3997D57C"/>
    <w:rsid w:val="39AA9BD7"/>
    <w:rsid w:val="39C48657"/>
    <w:rsid w:val="39CA994C"/>
    <w:rsid w:val="39CD01AE"/>
    <w:rsid w:val="39CFC3C2"/>
    <w:rsid w:val="39D2D953"/>
    <w:rsid w:val="39D63479"/>
    <w:rsid w:val="39DE91A3"/>
    <w:rsid w:val="39DF2AE2"/>
    <w:rsid w:val="39E5EE02"/>
    <w:rsid w:val="39E798F1"/>
    <w:rsid w:val="3A084924"/>
    <w:rsid w:val="3A09F428"/>
    <w:rsid w:val="3A14384E"/>
    <w:rsid w:val="3A1FF014"/>
    <w:rsid w:val="3A24D4FB"/>
    <w:rsid w:val="3A2FF36F"/>
    <w:rsid w:val="3A3BF102"/>
    <w:rsid w:val="3A3D00C5"/>
    <w:rsid w:val="3A44A5D8"/>
    <w:rsid w:val="3A481A46"/>
    <w:rsid w:val="3A547F33"/>
    <w:rsid w:val="3A5F398D"/>
    <w:rsid w:val="3A70941A"/>
    <w:rsid w:val="3A71A1D8"/>
    <w:rsid w:val="3A87617C"/>
    <w:rsid w:val="3A96AC3E"/>
    <w:rsid w:val="3AA7510F"/>
    <w:rsid w:val="3AAA8CF6"/>
    <w:rsid w:val="3AAEE349"/>
    <w:rsid w:val="3AB64CC0"/>
    <w:rsid w:val="3AC56F46"/>
    <w:rsid w:val="3ACD9A1C"/>
    <w:rsid w:val="3AD4552C"/>
    <w:rsid w:val="3ADAF109"/>
    <w:rsid w:val="3B002A5E"/>
    <w:rsid w:val="3B01769B"/>
    <w:rsid w:val="3B06A891"/>
    <w:rsid w:val="3B0B36F6"/>
    <w:rsid w:val="3B12F60B"/>
    <w:rsid w:val="3B175C9D"/>
    <w:rsid w:val="3B194EA6"/>
    <w:rsid w:val="3B267828"/>
    <w:rsid w:val="3B30C220"/>
    <w:rsid w:val="3B41E745"/>
    <w:rsid w:val="3B5DCE2D"/>
    <w:rsid w:val="3B661025"/>
    <w:rsid w:val="3B6CD102"/>
    <w:rsid w:val="3B775AD8"/>
    <w:rsid w:val="3B7AFB43"/>
    <w:rsid w:val="3B8DD2A3"/>
    <w:rsid w:val="3B980B72"/>
    <w:rsid w:val="3B9E9E10"/>
    <w:rsid w:val="3BA610D1"/>
    <w:rsid w:val="3BB385A7"/>
    <w:rsid w:val="3BB93239"/>
    <w:rsid w:val="3BCB4CC9"/>
    <w:rsid w:val="3BD48014"/>
    <w:rsid w:val="3BE0558E"/>
    <w:rsid w:val="3BE1D7BF"/>
    <w:rsid w:val="3BEC52FA"/>
    <w:rsid w:val="3BEEB4A0"/>
    <w:rsid w:val="3BF038EB"/>
    <w:rsid w:val="3BF1E3FC"/>
    <w:rsid w:val="3C0E5332"/>
    <w:rsid w:val="3C10C899"/>
    <w:rsid w:val="3C167FF5"/>
    <w:rsid w:val="3C2E8710"/>
    <w:rsid w:val="3C33CEEB"/>
    <w:rsid w:val="3C3C7793"/>
    <w:rsid w:val="3C3DF75D"/>
    <w:rsid w:val="3C4FA029"/>
    <w:rsid w:val="3C5F883D"/>
    <w:rsid w:val="3C6D2923"/>
    <w:rsid w:val="3C73CE5E"/>
    <w:rsid w:val="3C7CB57C"/>
    <w:rsid w:val="3C8A90D1"/>
    <w:rsid w:val="3C93CCCF"/>
    <w:rsid w:val="3C9E0B1E"/>
    <w:rsid w:val="3CAC23C1"/>
    <w:rsid w:val="3CB6FB49"/>
    <w:rsid w:val="3CCA8922"/>
    <w:rsid w:val="3CD04A53"/>
    <w:rsid w:val="3CDB4BAA"/>
    <w:rsid w:val="3CE7684B"/>
    <w:rsid w:val="3CE9D162"/>
    <w:rsid w:val="3CF31A10"/>
    <w:rsid w:val="3CFBFC9C"/>
    <w:rsid w:val="3D01F0BB"/>
    <w:rsid w:val="3D110C3B"/>
    <w:rsid w:val="3D1A90DB"/>
    <w:rsid w:val="3D213C15"/>
    <w:rsid w:val="3D25C9FD"/>
    <w:rsid w:val="3D32C0E4"/>
    <w:rsid w:val="3D3CB665"/>
    <w:rsid w:val="3D50A159"/>
    <w:rsid w:val="3D566065"/>
    <w:rsid w:val="3D6353AC"/>
    <w:rsid w:val="3D64D564"/>
    <w:rsid w:val="3D6E384D"/>
    <w:rsid w:val="3D7166BF"/>
    <w:rsid w:val="3D8925B7"/>
    <w:rsid w:val="3D8BDE99"/>
    <w:rsid w:val="3D8E05FA"/>
    <w:rsid w:val="3DA197D8"/>
    <w:rsid w:val="3DA84A82"/>
    <w:rsid w:val="3DB23799"/>
    <w:rsid w:val="3DC49915"/>
    <w:rsid w:val="3DF3FA9E"/>
    <w:rsid w:val="3DF9460A"/>
    <w:rsid w:val="3E0B6780"/>
    <w:rsid w:val="3E0CE775"/>
    <w:rsid w:val="3E0FEF78"/>
    <w:rsid w:val="3E15412C"/>
    <w:rsid w:val="3E3970BC"/>
    <w:rsid w:val="3E3C5DB5"/>
    <w:rsid w:val="3E3F86AC"/>
    <w:rsid w:val="3E454249"/>
    <w:rsid w:val="3E5B12AE"/>
    <w:rsid w:val="3E5E18EA"/>
    <w:rsid w:val="3E6075FB"/>
    <w:rsid w:val="3E64E3D4"/>
    <w:rsid w:val="3E73B569"/>
    <w:rsid w:val="3E791FDC"/>
    <w:rsid w:val="3E7E5D60"/>
    <w:rsid w:val="3E7EA716"/>
    <w:rsid w:val="3E8F0EC1"/>
    <w:rsid w:val="3E93CF24"/>
    <w:rsid w:val="3E950810"/>
    <w:rsid w:val="3E9FD6CC"/>
    <w:rsid w:val="3EAA1710"/>
    <w:rsid w:val="3EB67B01"/>
    <w:rsid w:val="3EB680DA"/>
    <w:rsid w:val="3ED9DB15"/>
    <w:rsid w:val="3EED67CD"/>
    <w:rsid w:val="3EFA076D"/>
    <w:rsid w:val="3EFE683C"/>
    <w:rsid w:val="3F02C14D"/>
    <w:rsid w:val="3F18A217"/>
    <w:rsid w:val="3F2B33D1"/>
    <w:rsid w:val="3F2EDE64"/>
    <w:rsid w:val="3F302052"/>
    <w:rsid w:val="3F4441DC"/>
    <w:rsid w:val="3F5D6CC1"/>
    <w:rsid w:val="3F6222C8"/>
    <w:rsid w:val="3F627954"/>
    <w:rsid w:val="3F67776A"/>
    <w:rsid w:val="3F72C790"/>
    <w:rsid w:val="3F7E05E4"/>
    <w:rsid w:val="3F85B548"/>
    <w:rsid w:val="3FA4C9E5"/>
    <w:rsid w:val="3FAAE150"/>
    <w:rsid w:val="3FC04034"/>
    <w:rsid w:val="3FC14BB6"/>
    <w:rsid w:val="3FC168FF"/>
    <w:rsid w:val="3FD77774"/>
    <w:rsid w:val="3FE4B38A"/>
    <w:rsid w:val="3FF26759"/>
    <w:rsid w:val="3FF68523"/>
    <w:rsid w:val="3FFAEEF8"/>
    <w:rsid w:val="40031A25"/>
    <w:rsid w:val="400C6439"/>
    <w:rsid w:val="401A02FB"/>
    <w:rsid w:val="401CFEC7"/>
    <w:rsid w:val="40213464"/>
    <w:rsid w:val="4036961D"/>
    <w:rsid w:val="40371FA9"/>
    <w:rsid w:val="403BA72D"/>
    <w:rsid w:val="403D5023"/>
    <w:rsid w:val="4042BDE3"/>
    <w:rsid w:val="4056E3AF"/>
    <w:rsid w:val="40583C63"/>
    <w:rsid w:val="40602B1A"/>
    <w:rsid w:val="406F397F"/>
    <w:rsid w:val="407D062B"/>
    <w:rsid w:val="409C09F0"/>
    <w:rsid w:val="409EB24B"/>
    <w:rsid w:val="409F9C82"/>
    <w:rsid w:val="40B844BB"/>
    <w:rsid w:val="40B871EB"/>
    <w:rsid w:val="40D9DDD7"/>
    <w:rsid w:val="40EA7371"/>
    <w:rsid w:val="40FA5D0C"/>
    <w:rsid w:val="41022845"/>
    <w:rsid w:val="410F4710"/>
    <w:rsid w:val="411156E3"/>
    <w:rsid w:val="4139DB6B"/>
    <w:rsid w:val="413C63B5"/>
    <w:rsid w:val="41415671"/>
    <w:rsid w:val="41490DEC"/>
    <w:rsid w:val="4150E3AC"/>
    <w:rsid w:val="4152CA0E"/>
    <w:rsid w:val="41589EA4"/>
    <w:rsid w:val="4158C5DA"/>
    <w:rsid w:val="41706539"/>
    <w:rsid w:val="4187DBAC"/>
    <w:rsid w:val="418F6ED0"/>
    <w:rsid w:val="418FF83C"/>
    <w:rsid w:val="4195B9AC"/>
    <w:rsid w:val="41960BAB"/>
    <w:rsid w:val="41AD7AAB"/>
    <w:rsid w:val="41BAC332"/>
    <w:rsid w:val="41CC30AA"/>
    <w:rsid w:val="41DD8407"/>
    <w:rsid w:val="41E26479"/>
    <w:rsid w:val="41F11D2F"/>
    <w:rsid w:val="41FA99A0"/>
    <w:rsid w:val="421095CA"/>
    <w:rsid w:val="422342C9"/>
    <w:rsid w:val="4228C38A"/>
    <w:rsid w:val="42333FB5"/>
    <w:rsid w:val="4241D888"/>
    <w:rsid w:val="4255A8F6"/>
    <w:rsid w:val="4256A09F"/>
    <w:rsid w:val="425FBC76"/>
    <w:rsid w:val="42644E8F"/>
    <w:rsid w:val="426D1B75"/>
    <w:rsid w:val="427365B8"/>
    <w:rsid w:val="427399C1"/>
    <w:rsid w:val="427AFE1A"/>
    <w:rsid w:val="427D76EC"/>
    <w:rsid w:val="42871E6A"/>
    <w:rsid w:val="4292A510"/>
    <w:rsid w:val="42A9F733"/>
    <w:rsid w:val="42ACBA88"/>
    <w:rsid w:val="42BA2030"/>
    <w:rsid w:val="42BE3EB0"/>
    <w:rsid w:val="42BF83A4"/>
    <w:rsid w:val="42C071F8"/>
    <w:rsid w:val="42D59F5E"/>
    <w:rsid w:val="42D772AA"/>
    <w:rsid w:val="42DE28E6"/>
    <w:rsid w:val="42DE6CEE"/>
    <w:rsid w:val="42DE8D8D"/>
    <w:rsid w:val="42DE9B22"/>
    <w:rsid w:val="42E269C8"/>
    <w:rsid w:val="430AED44"/>
    <w:rsid w:val="4312B70B"/>
    <w:rsid w:val="4313A0BD"/>
    <w:rsid w:val="4331FA5A"/>
    <w:rsid w:val="434B8B36"/>
    <w:rsid w:val="43546ABA"/>
    <w:rsid w:val="435C7D59"/>
    <w:rsid w:val="435DE3E0"/>
    <w:rsid w:val="4363DD86"/>
    <w:rsid w:val="43A52424"/>
    <w:rsid w:val="43AE5150"/>
    <w:rsid w:val="43BBE518"/>
    <w:rsid w:val="43BF132A"/>
    <w:rsid w:val="43C8CCF1"/>
    <w:rsid w:val="43DB7342"/>
    <w:rsid w:val="43E66B50"/>
    <w:rsid w:val="43EA1E63"/>
    <w:rsid w:val="44035923"/>
    <w:rsid w:val="44069513"/>
    <w:rsid w:val="44070091"/>
    <w:rsid w:val="440A5B3C"/>
    <w:rsid w:val="440A7F2A"/>
    <w:rsid w:val="440FC712"/>
    <w:rsid w:val="441DDD9F"/>
    <w:rsid w:val="4464461E"/>
    <w:rsid w:val="44771709"/>
    <w:rsid w:val="44794AD8"/>
    <w:rsid w:val="44802D5B"/>
    <w:rsid w:val="4480E9B3"/>
    <w:rsid w:val="448324F8"/>
    <w:rsid w:val="44846287"/>
    <w:rsid w:val="44903F66"/>
    <w:rsid w:val="4492AF0F"/>
    <w:rsid w:val="4498E51C"/>
    <w:rsid w:val="44995D6F"/>
    <w:rsid w:val="449A4767"/>
    <w:rsid w:val="449EDEB4"/>
    <w:rsid w:val="44AA8277"/>
    <w:rsid w:val="44B12BD5"/>
    <w:rsid w:val="44BC80C0"/>
    <w:rsid w:val="44C1813E"/>
    <w:rsid w:val="44D91DD8"/>
    <w:rsid w:val="44EAFE8F"/>
    <w:rsid w:val="44EB73F2"/>
    <w:rsid w:val="44ED7E39"/>
    <w:rsid w:val="4501C734"/>
    <w:rsid w:val="4510CF69"/>
    <w:rsid w:val="4512B309"/>
    <w:rsid w:val="4523D464"/>
    <w:rsid w:val="452EAB80"/>
    <w:rsid w:val="45383C73"/>
    <w:rsid w:val="45458A56"/>
    <w:rsid w:val="4547AB58"/>
    <w:rsid w:val="45504B3B"/>
    <w:rsid w:val="45553D34"/>
    <w:rsid w:val="455E85CE"/>
    <w:rsid w:val="455FE1AE"/>
    <w:rsid w:val="4560147F"/>
    <w:rsid w:val="4563E855"/>
    <w:rsid w:val="456E5AF9"/>
    <w:rsid w:val="459BC6F1"/>
    <w:rsid w:val="45A2D0F2"/>
    <w:rsid w:val="45A7DBBC"/>
    <w:rsid w:val="45AAD840"/>
    <w:rsid w:val="45AB9773"/>
    <w:rsid w:val="45ABF5D2"/>
    <w:rsid w:val="45B391D3"/>
    <w:rsid w:val="45B9A028"/>
    <w:rsid w:val="45BDE494"/>
    <w:rsid w:val="45D2A184"/>
    <w:rsid w:val="45D7491C"/>
    <w:rsid w:val="45E5DE87"/>
    <w:rsid w:val="45EB87A7"/>
    <w:rsid w:val="45EC1CFB"/>
    <w:rsid w:val="45FE5DBC"/>
    <w:rsid w:val="4601522A"/>
    <w:rsid w:val="460E6BE5"/>
    <w:rsid w:val="460FAECB"/>
    <w:rsid w:val="4610EF2C"/>
    <w:rsid w:val="4615A07C"/>
    <w:rsid w:val="462649C2"/>
    <w:rsid w:val="4627A888"/>
    <w:rsid w:val="4629743E"/>
    <w:rsid w:val="462C0FC7"/>
    <w:rsid w:val="46359F8D"/>
    <w:rsid w:val="4643CA90"/>
    <w:rsid w:val="4643F975"/>
    <w:rsid w:val="46489EAA"/>
    <w:rsid w:val="464C16C8"/>
    <w:rsid w:val="464CE310"/>
    <w:rsid w:val="4652D4D0"/>
    <w:rsid w:val="46552439"/>
    <w:rsid w:val="465DB4F4"/>
    <w:rsid w:val="465E370A"/>
    <w:rsid w:val="4668790A"/>
    <w:rsid w:val="466F8E89"/>
    <w:rsid w:val="4682C2FD"/>
    <w:rsid w:val="468F7A8F"/>
    <w:rsid w:val="469578D8"/>
    <w:rsid w:val="46B6EAD8"/>
    <w:rsid w:val="46BAF498"/>
    <w:rsid w:val="46CF4ED3"/>
    <w:rsid w:val="46CF82DA"/>
    <w:rsid w:val="46D283A4"/>
    <w:rsid w:val="46D3B8C1"/>
    <w:rsid w:val="46D5D5C9"/>
    <w:rsid w:val="46DF2E96"/>
    <w:rsid w:val="46E15717"/>
    <w:rsid w:val="46E539EA"/>
    <w:rsid w:val="46E57F0A"/>
    <w:rsid w:val="46F0D085"/>
    <w:rsid w:val="47006DB3"/>
    <w:rsid w:val="47019A8B"/>
    <w:rsid w:val="472AD8A9"/>
    <w:rsid w:val="47332D99"/>
    <w:rsid w:val="4736B826"/>
    <w:rsid w:val="4737878E"/>
    <w:rsid w:val="4737EC35"/>
    <w:rsid w:val="473B4AE4"/>
    <w:rsid w:val="47400EE2"/>
    <w:rsid w:val="47463855"/>
    <w:rsid w:val="47470AE4"/>
    <w:rsid w:val="474F7E6B"/>
    <w:rsid w:val="47505562"/>
    <w:rsid w:val="4750EA81"/>
    <w:rsid w:val="475BA25B"/>
    <w:rsid w:val="476E1F17"/>
    <w:rsid w:val="476F016B"/>
    <w:rsid w:val="47748946"/>
    <w:rsid w:val="47752F46"/>
    <w:rsid w:val="4790C72D"/>
    <w:rsid w:val="47918D6D"/>
    <w:rsid w:val="4791E5E7"/>
    <w:rsid w:val="4795ED06"/>
    <w:rsid w:val="479E201B"/>
    <w:rsid w:val="47AA7A6B"/>
    <w:rsid w:val="47B04553"/>
    <w:rsid w:val="47BAC5BA"/>
    <w:rsid w:val="47BC0349"/>
    <w:rsid w:val="47BF1D81"/>
    <w:rsid w:val="47CBF3C8"/>
    <w:rsid w:val="47D0EFD0"/>
    <w:rsid w:val="47E86EAB"/>
    <w:rsid w:val="47F7CC15"/>
    <w:rsid w:val="480CE8B6"/>
    <w:rsid w:val="480E4CA3"/>
    <w:rsid w:val="48144DF6"/>
    <w:rsid w:val="4815A227"/>
    <w:rsid w:val="481C2B79"/>
    <w:rsid w:val="482A5457"/>
    <w:rsid w:val="4832A199"/>
    <w:rsid w:val="4833CC10"/>
    <w:rsid w:val="483FF372"/>
    <w:rsid w:val="48511E04"/>
    <w:rsid w:val="485267F3"/>
    <w:rsid w:val="4868CCF1"/>
    <w:rsid w:val="4879300F"/>
    <w:rsid w:val="487E8CE4"/>
    <w:rsid w:val="48881810"/>
    <w:rsid w:val="489280F5"/>
    <w:rsid w:val="489D6998"/>
    <w:rsid w:val="48A39726"/>
    <w:rsid w:val="48A644A0"/>
    <w:rsid w:val="48A78F52"/>
    <w:rsid w:val="48B868BF"/>
    <w:rsid w:val="48BB3EB9"/>
    <w:rsid w:val="48BBF386"/>
    <w:rsid w:val="48C18B95"/>
    <w:rsid w:val="48CEFDFA"/>
    <w:rsid w:val="48D4F17B"/>
    <w:rsid w:val="48E2C691"/>
    <w:rsid w:val="48E5E5D1"/>
    <w:rsid w:val="48E8A40C"/>
    <w:rsid w:val="48F0D240"/>
    <w:rsid w:val="48F140EA"/>
    <w:rsid w:val="48FB29A6"/>
    <w:rsid w:val="48FFF6BF"/>
    <w:rsid w:val="490EE9DE"/>
    <w:rsid w:val="49168E68"/>
    <w:rsid w:val="493508E9"/>
    <w:rsid w:val="493EBF49"/>
    <w:rsid w:val="49418585"/>
    <w:rsid w:val="4964D5E8"/>
    <w:rsid w:val="496B9141"/>
    <w:rsid w:val="49726B06"/>
    <w:rsid w:val="49881381"/>
    <w:rsid w:val="49989A45"/>
    <w:rsid w:val="499B440E"/>
    <w:rsid w:val="49D8364E"/>
    <w:rsid w:val="49D9DC2B"/>
    <w:rsid w:val="49DFD41C"/>
    <w:rsid w:val="49FB78CF"/>
    <w:rsid w:val="4A00310E"/>
    <w:rsid w:val="4A05A12E"/>
    <w:rsid w:val="4A0E612F"/>
    <w:rsid w:val="4A1622CA"/>
    <w:rsid w:val="4A37A515"/>
    <w:rsid w:val="4A453381"/>
    <w:rsid w:val="4A465171"/>
    <w:rsid w:val="4A51FB67"/>
    <w:rsid w:val="4A5A4E7B"/>
    <w:rsid w:val="4A5FF8B5"/>
    <w:rsid w:val="4A65E039"/>
    <w:rsid w:val="4A765EE8"/>
    <w:rsid w:val="4A797426"/>
    <w:rsid w:val="4A81CB54"/>
    <w:rsid w:val="4A9155B7"/>
    <w:rsid w:val="4A989D0F"/>
    <w:rsid w:val="4A9DD376"/>
    <w:rsid w:val="4AA2C31C"/>
    <w:rsid w:val="4AA634EF"/>
    <w:rsid w:val="4AABEFED"/>
    <w:rsid w:val="4AB22E57"/>
    <w:rsid w:val="4ABCD05E"/>
    <w:rsid w:val="4ABE35DF"/>
    <w:rsid w:val="4ABE6F63"/>
    <w:rsid w:val="4AC3E29C"/>
    <w:rsid w:val="4AC9EFA8"/>
    <w:rsid w:val="4ACA46AC"/>
    <w:rsid w:val="4AE6588D"/>
    <w:rsid w:val="4AE71703"/>
    <w:rsid w:val="4AF1DE75"/>
    <w:rsid w:val="4AF1FD89"/>
    <w:rsid w:val="4AFF80EA"/>
    <w:rsid w:val="4B0053D7"/>
    <w:rsid w:val="4B0435F7"/>
    <w:rsid w:val="4B07346F"/>
    <w:rsid w:val="4B090619"/>
    <w:rsid w:val="4B15DB2D"/>
    <w:rsid w:val="4B24533D"/>
    <w:rsid w:val="4B26855F"/>
    <w:rsid w:val="4B2A809B"/>
    <w:rsid w:val="4B2B1920"/>
    <w:rsid w:val="4B3570FB"/>
    <w:rsid w:val="4B365D43"/>
    <w:rsid w:val="4B3BE55F"/>
    <w:rsid w:val="4B560A1A"/>
    <w:rsid w:val="4B670D47"/>
    <w:rsid w:val="4B670E3C"/>
    <w:rsid w:val="4B84ECE0"/>
    <w:rsid w:val="4B8CF014"/>
    <w:rsid w:val="4B957693"/>
    <w:rsid w:val="4B95B036"/>
    <w:rsid w:val="4BA4C59C"/>
    <w:rsid w:val="4BA59B11"/>
    <w:rsid w:val="4BAA229E"/>
    <w:rsid w:val="4BB88FED"/>
    <w:rsid w:val="4BBE0CEC"/>
    <w:rsid w:val="4BD3B6B9"/>
    <w:rsid w:val="4BE103E2"/>
    <w:rsid w:val="4BE8A111"/>
    <w:rsid w:val="4BEC96E6"/>
    <w:rsid w:val="4BEDCBC8"/>
    <w:rsid w:val="4BF2AC0C"/>
    <w:rsid w:val="4C0153AA"/>
    <w:rsid w:val="4C0DA0A4"/>
    <w:rsid w:val="4C18DA12"/>
    <w:rsid w:val="4C1A2837"/>
    <w:rsid w:val="4C1D77A8"/>
    <w:rsid w:val="4C286818"/>
    <w:rsid w:val="4C3D5ABB"/>
    <w:rsid w:val="4C423F4C"/>
    <w:rsid w:val="4C55AD5D"/>
    <w:rsid w:val="4C696F7F"/>
    <w:rsid w:val="4C7BC623"/>
    <w:rsid w:val="4C8B2919"/>
    <w:rsid w:val="4C8D823C"/>
    <w:rsid w:val="4C978E2D"/>
    <w:rsid w:val="4C9E7441"/>
    <w:rsid w:val="4CAACCC1"/>
    <w:rsid w:val="4CAC565C"/>
    <w:rsid w:val="4CB52A48"/>
    <w:rsid w:val="4CB937AE"/>
    <w:rsid w:val="4CD3D176"/>
    <w:rsid w:val="4CE0ABD8"/>
    <w:rsid w:val="4CFA5D5D"/>
    <w:rsid w:val="4D0EA6FF"/>
    <w:rsid w:val="4D117CED"/>
    <w:rsid w:val="4D21556D"/>
    <w:rsid w:val="4D266117"/>
    <w:rsid w:val="4D2B3DC5"/>
    <w:rsid w:val="4D3C9819"/>
    <w:rsid w:val="4D45D394"/>
    <w:rsid w:val="4D5FC20F"/>
    <w:rsid w:val="4D735058"/>
    <w:rsid w:val="4D80F0CC"/>
    <w:rsid w:val="4D8590FC"/>
    <w:rsid w:val="4D869C39"/>
    <w:rsid w:val="4D9D80FB"/>
    <w:rsid w:val="4DA1D732"/>
    <w:rsid w:val="4DA26F1D"/>
    <w:rsid w:val="4DA454AA"/>
    <w:rsid w:val="4DA67367"/>
    <w:rsid w:val="4DB529D6"/>
    <w:rsid w:val="4DBEC1F6"/>
    <w:rsid w:val="4DBFC01A"/>
    <w:rsid w:val="4DC5E7BB"/>
    <w:rsid w:val="4DCF7CC4"/>
    <w:rsid w:val="4DE148BA"/>
    <w:rsid w:val="4DE5BFDB"/>
    <w:rsid w:val="4DE62EA7"/>
    <w:rsid w:val="4DEA0FD1"/>
    <w:rsid w:val="4DEBCADC"/>
    <w:rsid w:val="4DEC5505"/>
    <w:rsid w:val="4DEDF9B8"/>
    <w:rsid w:val="4E01DB98"/>
    <w:rsid w:val="4E0838B8"/>
    <w:rsid w:val="4E083A8B"/>
    <w:rsid w:val="4E0EB3D7"/>
    <w:rsid w:val="4E2FD99D"/>
    <w:rsid w:val="4E4518E2"/>
    <w:rsid w:val="4E4625A1"/>
    <w:rsid w:val="4E49B904"/>
    <w:rsid w:val="4E4F3B27"/>
    <w:rsid w:val="4E57C61A"/>
    <w:rsid w:val="4E65DEA9"/>
    <w:rsid w:val="4E67F2AB"/>
    <w:rsid w:val="4E6F00B8"/>
    <w:rsid w:val="4E7A506F"/>
    <w:rsid w:val="4E8553CD"/>
    <w:rsid w:val="4E8E411A"/>
    <w:rsid w:val="4E954757"/>
    <w:rsid w:val="4EABAE21"/>
    <w:rsid w:val="4EB16FF4"/>
    <w:rsid w:val="4EBD7B5A"/>
    <w:rsid w:val="4EBF77CC"/>
    <w:rsid w:val="4ED61DF4"/>
    <w:rsid w:val="4EEBA197"/>
    <w:rsid w:val="4EF2BC91"/>
    <w:rsid w:val="4EF7B42C"/>
    <w:rsid w:val="4F0263E2"/>
    <w:rsid w:val="4F05A404"/>
    <w:rsid w:val="4F0F2EE1"/>
    <w:rsid w:val="4F1308B8"/>
    <w:rsid w:val="4F18649A"/>
    <w:rsid w:val="4F18A4A4"/>
    <w:rsid w:val="4F18A745"/>
    <w:rsid w:val="4F22C1D3"/>
    <w:rsid w:val="4F297116"/>
    <w:rsid w:val="4F2B910C"/>
    <w:rsid w:val="4F365D8B"/>
    <w:rsid w:val="4F3F706D"/>
    <w:rsid w:val="4F42BD04"/>
    <w:rsid w:val="4F4D4438"/>
    <w:rsid w:val="4F4DA0E9"/>
    <w:rsid w:val="4F592142"/>
    <w:rsid w:val="4F5C7FD1"/>
    <w:rsid w:val="4F667963"/>
    <w:rsid w:val="4F694ECE"/>
    <w:rsid w:val="4F6C7116"/>
    <w:rsid w:val="4F73DD79"/>
    <w:rsid w:val="4F752336"/>
    <w:rsid w:val="4F75E964"/>
    <w:rsid w:val="4F7745D1"/>
    <w:rsid w:val="4F77579F"/>
    <w:rsid w:val="4F77A87C"/>
    <w:rsid w:val="4F7EE1E1"/>
    <w:rsid w:val="4F81903C"/>
    <w:rsid w:val="4F8CDCCA"/>
    <w:rsid w:val="4F97BE04"/>
    <w:rsid w:val="4FA4A86F"/>
    <w:rsid w:val="4FC30B5B"/>
    <w:rsid w:val="4FD04716"/>
    <w:rsid w:val="4FFB9971"/>
    <w:rsid w:val="50043ED2"/>
    <w:rsid w:val="500BF1EB"/>
    <w:rsid w:val="500C49C9"/>
    <w:rsid w:val="500DE96F"/>
    <w:rsid w:val="501156A7"/>
    <w:rsid w:val="501AE22F"/>
    <w:rsid w:val="50257226"/>
    <w:rsid w:val="50297D00"/>
    <w:rsid w:val="502A117B"/>
    <w:rsid w:val="502CDCF9"/>
    <w:rsid w:val="5034410E"/>
    <w:rsid w:val="5043DF97"/>
    <w:rsid w:val="5050E5BB"/>
    <w:rsid w:val="50532A13"/>
    <w:rsid w:val="506203BA"/>
    <w:rsid w:val="5062B20A"/>
    <w:rsid w:val="50703EA1"/>
    <w:rsid w:val="50713BA3"/>
    <w:rsid w:val="50800333"/>
    <w:rsid w:val="50833E8E"/>
    <w:rsid w:val="50875786"/>
    <w:rsid w:val="50881463"/>
    <w:rsid w:val="508D26C4"/>
    <w:rsid w:val="50918C4F"/>
    <w:rsid w:val="50994744"/>
    <w:rsid w:val="50A17C7D"/>
    <w:rsid w:val="50A217F1"/>
    <w:rsid w:val="50ACE7D5"/>
    <w:rsid w:val="50AE70EC"/>
    <w:rsid w:val="50BAD821"/>
    <w:rsid w:val="50BC04B3"/>
    <w:rsid w:val="50C93688"/>
    <w:rsid w:val="50CDB735"/>
    <w:rsid w:val="50D1C68B"/>
    <w:rsid w:val="50D1C9DC"/>
    <w:rsid w:val="50D4C4CD"/>
    <w:rsid w:val="50DB40CE"/>
    <w:rsid w:val="50E14EF3"/>
    <w:rsid w:val="50E5BEBF"/>
    <w:rsid w:val="50E69A39"/>
    <w:rsid w:val="50E9714A"/>
    <w:rsid w:val="50F15B1D"/>
    <w:rsid w:val="50F4F1A3"/>
    <w:rsid w:val="50F6E929"/>
    <w:rsid w:val="51043555"/>
    <w:rsid w:val="510BC9E5"/>
    <w:rsid w:val="511204A0"/>
    <w:rsid w:val="5112C13D"/>
    <w:rsid w:val="51151130"/>
    <w:rsid w:val="511B3171"/>
    <w:rsid w:val="511C4DE9"/>
    <w:rsid w:val="511EB922"/>
    <w:rsid w:val="51282C55"/>
    <w:rsid w:val="5134675D"/>
    <w:rsid w:val="5137CC0E"/>
    <w:rsid w:val="5142E809"/>
    <w:rsid w:val="514F409D"/>
    <w:rsid w:val="5161A800"/>
    <w:rsid w:val="51677A96"/>
    <w:rsid w:val="518A010B"/>
    <w:rsid w:val="518F8895"/>
    <w:rsid w:val="519A5DEF"/>
    <w:rsid w:val="51A20D05"/>
    <w:rsid w:val="51B1C475"/>
    <w:rsid w:val="51B3CAFC"/>
    <w:rsid w:val="51BFD19A"/>
    <w:rsid w:val="51C14287"/>
    <w:rsid w:val="51CA7CED"/>
    <w:rsid w:val="51FCD25E"/>
    <w:rsid w:val="52009AC0"/>
    <w:rsid w:val="521125D6"/>
    <w:rsid w:val="52143453"/>
    <w:rsid w:val="5234E002"/>
    <w:rsid w:val="52377B34"/>
    <w:rsid w:val="523F6B9F"/>
    <w:rsid w:val="52452ACE"/>
    <w:rsid w:val="524793B8"/>
    <w:rsid w:val="5248B49E"/>
    <w:rsid w:val="526088F2"/>
    <w:rsid w:val="5267A392"/>
    <w:rsid w:val="52743708"/>
    <w:rsid w:val="527A9EDC"/>
    <w:rsid w:val="527EEC1C"/>
    <w:rsid w:val="528313E4"/>
    <w:rsid w:val="528541AB"/>
    <w:rsid w:val="5286CA0B"/>
    <w:rsid w:val="52B9157A"/>
    <w:rsid w:val="52C2D14B"/>
    <w:rsid w:val="52CE87B7"/>
    <w:rsid w:val="52D2EA0F"/>
    <w:rsid w:val="52E14645"/>
    <w:rsid w:val="52E66ADD"/>
    <w:rsid w:val="52ECB39E"/>
    <w:rsid w:val="53048B68"/>
    <w:rsid w:val="532A99D0"/>
    <w:rsid w:val="5335EC7B"/>
    <w:rsid w:val="534289F2"/>
    <w:rsid w:val="53446969"/>
    <w:rsid w:val="534A2965"/>
    <w:rsid w:val="534F2C35"/>
    <w:rsid w:val="534FED5C"/>
    <w:rsid w:val="535D12E8"/>
    <w:rsid w:val="535D68E7"/>
    <w:rsid w:val="5365998C"/>
    <w:rsid w:val="5366FCC6"/>
    <w:rsid w:val="536C7834"/>
    <w:rsid w:val="537809E4"/>
    <w:rsid w:val="537A8EA9"/>
    <w:rsid w:val="53856512"/>
    <w:rsid w:val="5389272C"/>
    <w:rsid w:val="538C1B66"/>
    <w:rsid w:val="539EA085"/>
    <w:rsid w:val="53A5C732"/>
    <w:rsid w:val="53C8C813"/>
    <w:rsid w:val="53CF0F45"/>
    <w:rsid w:val="53D53B57"/>
    <w:rsid w:val="53D7C2FD"/>
    <w:rsid w:val="53E1697A"/>
    <w:rsid w:val="53E477E2"/>
    <w:rsid w:val="53F2AD73"/>
    <w:rsid w:val="53FF4B31"/>
    <w:rsid w:val="54036746"/>
    <w:rsid w:val="540FCE1D"/>
    <w:rsid w:val="541118B6"/>
    <w:rsid w:val="5411AD31"/>
    <w:rsid w:val="5411B0A1"/>
    <w:rsid w:val="54153EC5"/>
    <w:rsid w:val="541C6FBE"/>
    <w:rsid w:val="5426FD26"/>
    <w:rsid w:val="5431A065"/>
    <w:rsid w:val="5434F2C9"/>
    <w:rsid w:val="5436C778"/>
    <w:rsid w:val="54421722"/>
    <w:rsid w:val="545CB4B1"/>
    <w:rsid w:val="5464B5DB"/>
    <w:rsid w:val="5465AF45"/>
    <w:rsid w:val="5467A825"/>
    <w:rsid w:val="5477F51F"/>
    <w:rsid w:val="5489E6CA"/>
    <w:rsid w:val="549373A3"/>
    <w:rsid w:val="54A6E78E"/>
    <w:rsid w:val="54A750A4"/>
    <w:rsid w:val="54A79A17"/>
    <w:rsid w:val="54AD41D4"/>
    <w:rsid w:val="54B8AB68"/>
    <w:rsid w:val="54B9DF3F"/>
    <w:rsid w:val="54BA03C7"/>
    <w:rsid w:val="54C1E790"/>
    <w:rsid w:val="54C35390"/>
    <w:rsid w:val="54C7116D"/>
    <w:rsid w:val="54C99F48"/>
    <w:rsid w:val="54CAD4B3"/>
    <w:rsid w:val="54DB83CF"/>
    <w:rsid w:val="54DF8915"/>
    <w:rsid w:val="54DFBAEC"/>
    <w:rsid w:val="54E8F06C"/>
    <w:rsid w:val="54EAFB84"/>
    <w:rsid w:val="54EC3631"/>
    <w:rsid w:val="54FD3075"/>
    <w:rsid w:val="551A95EE"/>
    <w:rsid w:val="55248EBF"/>
    <w:rsid w:val="55272FA6"/>
    <w:rsid w:val="5537F9A3"/>
    <w:rsid w:val="555CF70F"/>
    <w:rsid w:val="55757A84"/>
    <w:rsid w:val="5577F711"/>
    <w:rsid w:val="558D879B"/>
    <w:rsid w:val="5593A8CC"/>
    <w:rsid w:val="55982A08"/>
    <w:rsid w:val="559BA7F2"/>
    <w:rsid w:val="55A7FED8"/>
    <w:rsid w:val="55ACE917"/>
    <w:rsid w:val="55B1B647"/>
    <w:rsid w:val="55B8455A"/>
    <w:rsid w:val="55BE6ACD"/>
    <w:rsid w:val="55C0876E"/>
    <w:rsid w:val="55C503BA"/>
    <w:rsid w:val="55C66CBB"/>
    <w:rsid w:val="55C6C5AB"/>
    <w:rsid w:val="55E68755"/>
    <w:rsid w:val="55EFF3AC"/>
    <w:rsid w:val="55FD4671"/>
    <w:rsid w:val="56037886"/>
    <w:rsid w:val="562CCB5F"/>
    <w:rsid w:val="5635F16F"/>
    <w:rsid w:val="5670A08F"/>
    <w:rsid w:val="5670D8EA"/>
    <w:rsid w:val="56784C4E"/>
    <w:rsid w:val="5689978C"/>
    <w:rsid w:val="568BFC15"/>
    <w:rsid w:val="568C758D"/>
    <w:rsid w:val="568D1B27"/>
    <w:rsid w:val="56959C9B"/>
    <w:rsid w:val="56983ACA"/>
    <w:rsid w:val="5699F504"/>
    <w:rsid w:val="56A440FD"/>
    <w:rsid w:val="56AFBB79"/>
    <w:rsid w:val="56B22F6B"/>
    <w:rsid w:val="56C4929E"/>
    <w:rsid w:val="56C609CA"/>
    <w:rsid w:val="56D1C8B9"/>
    <w:rsid w:val="56DB8DF7"/>
    <w:rsid w:val="56DD8344"/>
    <w:rsid w:val="56E1E658"/>
    <w:rsid w:val="56E37391"/>
    <w:rsid w:val="56EB631F"/>
    <w:rsid w:val="56EE30E0"/>
    <w:rsid w:val="5704C9C9"/>
    <w:rsid w:val="570FD654"/>
    <w:rsid w:val="571AE2E2"/>
    <w:rsid w:val="5723026B"/>
    <w:rsid w:val="5734B6CE"/>
    <w:rsid w:val="5744ABAC"/>
    <w:rsid w:val="5745C4BF"/>
    <w:rsid w:val="5751367A"/>
    <w:rsid w:val="575CB2A3"/>
    <w:rsid w:val="575D8641"/>
    <w:rsid w:val="575E22D6"/>
    <w:rsid w:val="57627650"/>
    <w:rsid w:val="576743C0"/>
    <w:rsid w:val="576EF662"/>
    <w:rsid w:val="57794D43"/>
    <w:rsid w:val="578ED629"/>
    <w:rsid w:val="578F7594"/>
    <w:rsid w:val="579B3E3C"/>
    <w:rsid w:val="579B6006"/>
    <w:rsid w:val="57A14B93"/>
    <w:rsid w:val="57AF39F2"/>
    <w:rsid w:val="57BC53EE"/>
    <w:rsid w:val="57BF72ED"/>
    <w:rsid w:val="57C01573"/>
    <w:rsid w:val="57D2CA61"/>
    <w:rsid w:val="57D5AA7A"/>
    <w:rsid w:val="57DFA859"/>
    <w:rsid w:val="57E14C29"/>
    <w:rsid w:val="57E4DA0D"/>
    <w:rsid w:val="57F48FF9"/>
    <w:rsid w:val="57F8B4A4"/>
    <w:rsid w:val="57FAF452"/>
    <w:rsid w:val="5812CDF2"/>
    <w:rsid w:val="58187029"/>
    <w:rsid w:val="5839387E"/>
    <w:rsid w:val="5843FCAF"/>
    <w:rsid w:val="5847A56D"/>
    <w:rsid w:val="5853F334"/>
    <w:rsid w:val="585A1704"/>
    <w:rsid w:val="586270BC"/>
    <w:rsid w:val="587564C1"/>
    <w:rsid w:val="587CEAF4"/>
    <w:rsid w:val="587D5894"/>
    <w:rsid w:val="587F1603"/>
    <w:rsid w:val="5885DF31"/>
    <w:rsid w:val="588B308C"/>
    <w:rsid w:val="588E4F51"/>
    <w:rsid w:val="588FA34D"/>
    <w:rsid w:val="589AA233"/>
    <w:rsid w:val="589C6B63"/>
    <w:rsid w:val="58AC4A5A"/>
    <w:rsid w:val="58BAAC6C"/>
    <w:rsid w:val="58E19520"/>
    <w:rsid w:val="58E489D9"/>
    <w:rsid w:val="58E9D3EF"/>
    <w:rsid w:val="590384C3"/>
    <w:rsid w:val="5909A5F1"/>
    <w:rsid w:val="591C0BEF"/>
    <w:rsid w:val="591ED643"/>
    <w:rsid w:val="5922022C"/>
    <w:rsid w:val="5934B5CD"/>
    <w:rsid w:val="5947F287"/>
    <w:rsid w:val="594AA8DE"/>
    <w:rsid w:val="594C3386"/>
    <w:rsid w:val="59512BB4"/>
    <w:rsid w:val="595210FA"/>
    <w:rsid w:val="5955EF68"/>
    <w:rsid w:val="596C8945"/>
    <w:rsid w:val="596EBC0E"/>
    <w:rsid w:val="597E7640"/>
    <w:rsid w:val="59820C0C"/>
    <w:rsid w:val="59A1C68D"/>
    <w:rsid w:val="59A81195"/>
    <w:rsid w:val="59B3E91C"/>
    <w:rsid w:val="59B63DE0"/>
    <w:rsid w:val="59B6A083"/>
    <w:rsid w:val="59BBE082"/>
    <w:rsid w:val="59C18C05"/>
    <w:rsid w:val="59C1FF6A"/>
    <w:rsid w:val="59CB3014"/>
    <w:rsid w:val="59F373B0"/>
    <w:rsid w:val="59FCD08A"/>
    <w:rsid w:val="5A04CF1D"/>
    <w:rsid w:val="5A0EEC18"/>
    <w:rsid w:val="5A21AF92"/>
    <w:rsid w:val="5A256DFD"/>
    <w:rsid w:val="5A2B26B5"/>
    <w:rsid w:val="5A34E1C5"/>
    <w:rsid w:val="5A385A0B"/>
    <w:rsid w:val="5A3A9489"/>
    <w:rsid w:val="5A3D7BEE"/>
    <w:rsid w:val="5A425A45"/>
    <w:rsid w:val="5A42EABE"/>
    <w:rsid w:val="5A4C8BAA"/>
    <w:rsid w:val="5A5327B6"/>
    <w:rsid w:val="5A80BDE8"/>
    <w:rsid w:val="5A822314"/>
    <w:rsid w:val="5A825DB2"/>
    <w:rsid w:val="5A8BB67D"/>
    <w:rsid w:val="5A9DD460"/>
    <w:rsid w:val="5AA52ED8"/>
    <w:rsid w:val="5AB24024"/>
    <w:rsid w:val="5ABEB573"/>
    <w:rsid w:val="5AC71BDB"/>
    <w:rsid w:val="5AD3ECAE"/>
    <w:rsid w:val="5AD4214A"/>
    <w:rsid w:val="5AD57A29"/>
    <w:rsid w:val="5AD76983"/>
    <w:rsid w:val="5AF45CA2"/>
    <w:rsid w:val="5AFDCAFE"/>
    <w:rsid w:val="5B0D9721"/>
    <w:rsid w:val="5B101239"/>
    <w:rsid w:val="5B13092B"/>
    <w:rsid w:val="5B35F1E1"/>
    <w:rsid w:val="5B3A1260"/>
    <w:rsid w:val="5B3A6FC0"/>
    <w:rsid w:val="5B426097"/>
    <w:rsid w:val="5B5AAD42"/>
    <w:rsid w:val="5B717E7D"/>
    <w:rsid w:val="5B774AA4"/>
    <w:rsid w:val="5B784495"/>
    <w:rsid w:val="5B8B93F6"/>
    <w:rsid w:val="5B9AF0D3"/>
    <w:rsid w:val="5BAC8914"/>
    <w:rsid w:val="5BCF1E46"/>
    <w:rsid w:val="5BDC552D"/>
    <w:rsid w:val="5BE123AC"/>
    <w:rsid w:val="5BE9A2F5"/>
    <w:rsid w:val="5BEDA3C1"/>
    <w:rsid w:val="5BF03F4A"/>
    <w:rsid w:val="5BF95D53"/>
    <w:rsid w:val="5BFC2C8D"/>
    <w:rsid w:val="5C016A19"/>
    <w:rsid w:val="5C03023E"/>
    <w:rsid w:val="5C0A10E8"/>
    <w:rsid w:val="5C211B29"/>
    <w:rsid w:val="5C320F0B"/>
    <w:rsid w:val="5C4D895C"/>
    <w:rsid w:val="5C511BC0"/>
    <w:rsid w:val="5C5B584D"/>
    <w:rsid w:val="5C68FABB"/>
    <w:rsid w:val="5C77691C"/>
    <w:rsid w:val="5C7D445E"/>
    <w:rsid w:val="5C812C0C"/>
    <w:rsid w:val="5C862F84"/>
    <w:rsid w:val="5C8D902A"/>
    <w:rsid w:val="5C9339A0"/>
    <w:rsid w:val="5CA5004A"/>
    <w:rsid w:val="5CAF7104"/>
    <w:rsid w:val="5CAFAFDC"/>
    <w:rsid w:val="5CB5635F"/>
    <w:rsid w:val="5CBD9954"/>
    <w:rsid w:val="5CC04734"/>
    <w:rsid w:val="5CCAE1FC"/>
    <w:rsid w:val="5CCE6575"/>
    <w:rsid w:val="5CD132DF"/>
    <w:rsid w:val="5CD22352"/>
    <w:rsid w:val="5CEBB5C2"/>
    <w:rsid w:val="5CEC1A76"/>
    <w:rsid w:val="5CF6102D"/>
    <w:rsid w:val="5CFC1368"/>
    <w:rsid w:val="5D0356DC"/>
    <w:rsid w:val="5D0CF7DD"/>
    <w:rsid w:val="5D154415"/>
    <w:rsid w:val="5D238DE0"/>
    <w:rsid w:val="5D2C4758"/>
    <w:rsid w:val="5D395EC9"/>
    <w:rsid w:val="5D5391BE"/>
    <w:rsid w:val="5D5B202C"/>
    <w:rsid w:val="5D6488B0"/>
    <w:rsid w:val="5D67B4C1"/>
    <w:rsid w:val="5D7D6A41"/>
    <w:rsid w:val="5D83B318"/>
    <w:rsid w:val="5D8708BD"/>
    <w:rsid w:val="5D8B6FA0"/>
    <w:rsid w:val="5D9A50B3"/>
    <w:rsid w:val="5DA57F4B"/>
    <w:rsid w:val="5DCD61B6"/>
    <w:rsid w:val="5DD78B2F"/>
    <w:rsid w:val="5DE00348"/>
    <w:rsid w:val="5DE9961A"/>
    <w:rsid w:val="5DF3743E"/>
    <w:rsid w:val="5DF836CD"/>
    <w:rsid w:val="5E0B8427"/>
    <w:rsid w:val="5E0BFA13"/>
    <w:rsid w:val="5E11BB68"/>
    <w:rsid w:val="5E169BC9"/>
    <w:rsid w:val="5E3A2685"/>
    <w:rsid w:val="5E42E3B8"/>
    <w:rsid w:val="5E4940B9"/>
    <w:rsid w:val="5E6406C2"/>
    <w:rsid w:val="5E662953"/>
    <w:rsid w:val="5E6A35D6"/>
    <w:rsid w:val="5E6D4C77"/>
    <w:rsid w:val="5E7CBF6D"/>
    <w:rsid w:val="5E90A5D2"/>
    <w:rsid w:val="5E924E04"/>
    <w:rsid w:val="5E9983AE"/>
    <w:rsid w:val="5E99BE7E"/>
    <w:rsid w:val="5E9EE805"/>
    <w:rsid w:val="5EAFBBFE"/>
    <w:rsid w:val="5EB89B08"/>
    <w:rsid w:val="5EC54ECE"/>
    <w:rsid w:val="5ECDC20B"/>
    <w:rsid w:val="5ECF00DE"/>
    <w:rsid w:val="5ED52F2A"/>
    <w:rsid w:val="5ED593EA"/>
    <w:rsid w:val="5EDE4808"/>
    <w:rsid w:val="5EF520B5"/>
    <w:rsid w:val="5EF72612"/>
    <w:rsid w:val="5EF9A7C7"/>
    <w:rsid w:val="5EFE77A8"/>
    <w:rsid w:val="5F156AE4"/>
    <w:rsid w:val="5F16EC2A"/>
    <w:rsid w:val="5F1D8CD9"/>
    <w:rsid w:val="5F2FAA06"/>
    <w:rsid w:val="5F3EBB02"/>
    <w:rsid w:val="5F4D5F05"/>
    <w:rsid w:val="5F4DB705"/>
    <w:rsid w:val="5F547BE5"/>
    <w:rsid w:val="5F5A7A5A"/>
    <w:rsid w:val="5F6AD2EA"/>
    <w:rsid w:val="5F6ADBDE"/>
    <w:rsid w:val="5F6D8835"/>
    <w:rsid w:val="5F8400F6"/>
    <w:rsid w:val="5FA543E1"/>
    <w:rsid w:val="5FB33DF1"/>
    <w:rsid w:val="5FBFA54D"/>
    <w:rsid w:val="5FC4B3E9"/>
    <w:rsid w:val="5FC7CDC5"/>
    <w:rsid w:val="5FC82FCA"/>
    <w:rsid w:val="5FCDD78A"/>
    <w:rsid w:val="5FD3AB9E"/>
    <w:rsid w:val="5FE941BB"/>
    <w:rsid w:val="5FF87827"/>
    <w:rsid w:val="6002E0C7"/>
    <w:rsid w:val="60096304"/>
    <w:rsid w:val="600ADEC5"/>
    <w:rsid w:val="600D8AF7"/>
    <w:rsid w:val="601C5C95"/>
    <w:rsid w:val="601F1BBA"/>
    <w:rsid w:val="60232AA0"/>
    <w:rsid w:val="6032A622"/>
    <w:rsid w:val="60338FF7"/>
    <w:rsid w:val="6033EA6B"/>
    <w:rsid w:val="60399C47"/>
    <w:rsid w:val="604EBB7E"/>
    <w:rsid w:val="60580639"/>
    <w:rsid w:val="60596B37"/>
    <w:rsid w:val="60637F7D"/>
    <w:rsid w:val="606ACEA2"/>
    <w:rsid w:val="60715A52"/>
    <w:rsid w:val="6071C1AB"/>
    <w:rsid w:val="6073168B"/>
    <w:rsid w:val="6080F330"/>
    <w:rsid w:val="6084C569"/>
    <w:rsid w:val="608F40D5"/>
    <w:rsid w:val="60A0FC9D"/>
    <w:rsid w:val="60A93BFC"/>
    <w:rsid w:val="60C16527"/>
    <w:rsid w:val="60C1D157"/>
    <w:rsid w:val="60C3B06D"/>
    <w:rsid w:val="60C6BA6F"/>
    <w:rsid w:val="60C79062"/>
    <w:rsid w:val="60D420FB"/>
    <w:rsid w:val="60E722DC"/>
    <w:rsid w:val="60E88E35"/>
    <w:rsid w:val="60E8DA42"/>
    <w:rsid w:val="60F73A44"/>
    <w:rsid w:val="61016C36"/>
    <w:rsid w:val="6103B1BC"/>
    <w:rsid w:val="61219B32"/>
    <w:rsid w:val="6123FEFC"/>
    <w:rsid w:val="612BCAAD"/>
    <w:rsid w:val="613E24C9"/>
    <w:rsid w:val="614A8E68"/>
    <w:rsid w:val="6150EBD5"/>
    <w:rsid w:val="61537803"/>
    <w:rsid w:val="615E0E99"/>
    <w:rsid w:val="61651626"/>
    <w:rsid w:val="61662800"/>
    <w:rsid w:val="61766F8F"/>
    <w:rsid w:val="61767ECB"/>
    <w:rsid w:val="6178D2ED"/>
    <w:rsid w:val="617E21E3"/>
    <w:rsid w:val="61980E59"/>
    <w:rsid w:val="619DF382"/>
    <w:rsid w:val="61A53365"/>
    <w:rsid w:val="61AF639B"/>
    <w:rsid w:val="61B229F3"/>
    <w:rsid w:val="61B8B681"/>
    <w:rsid w:val="61C8FFC4"/>
    <w:rsid w:val="61DB43F8"/>
    <w:rsid w:val="61FF42DF"/>
    <w:rsid w:val="620CCFEC"/>
    <w:rsid w:val="621C0EA8"/>
    <w:rsid w:val="622498FF"/>
    <w:rsid w:val="6235FC07"/>
    <w:rsid w:val="6245E869"/>
    <w:rsid w:val="62487386"/>
    <w:rsid w:val="6249BB7E"/>
    <w:rsid w:val="624EF491"/>
    <w:rsid w:val="627B052E"/>
    <w:rsid w:val="62856579"/>
    <w:rsid w:val="62922E2B"/>
    <w:rsid w:val="629F821D"/>
    <w:rsid w:val="62A444AC"/>
    <w:rsid w:val="62A93E49"/>
    <w:rsid w:val="62ADBD04"/>
    <w:rsid w:val="62B39721"/>
    <w:rsid w:val="62CD733E"/>
    <w:rsid w:val="62E4D603"/>
    <w:rsid w:val="62EB96EA"/>
    <w:rsid w:val="62F7460F"/>
    <w:rsid w:val="62F7A1E1"/>
    <w:rsid w:val="62FD7DA9"/>
    <w:rsid w:val="6301F861"/>
    <w:rsid w:val="63035F8E"/>
    <w:rsid w:val="630F26C5"/>
    <w:rsid w:val="6312CB25"/>
    <w:rsid w:val="631A9A04"/>
    <w:rsid w:val="631B7E4A"/>
    <w:rsid w:val="63271165"/>
    <w:rsid w:val="632A84B3"/>
    <w:rsid w:val="63420ABE"/>
    <w:rsid w:val="6345D1CF"/>
    <w:rsid w:val="6352F797"/>
    <w:rsid w:val="6355F20C"/>
    <w:rsid w:val="6359747D"/>
    <w:rsid w:val="636E56E1"/>
    <w:rsid w:val="63741FA3"/>
    <w:rsid w:val="63776B38"/>
    <w:rsid w:val="6388C42D"/>
    <w:rsid w:val="638DE424"/>
    <w:rsid w:val="63AAE99D"/>
    <w:rsid w:val="63B5D4C0"/>
    <w:rsid w:val="63B76EC4"/>
    <w:rsid w:val="63B9297E"/>
    <w:rsid w:val="63BE8C95"/>
    <w:rsid w:val="63D945D0"/>
    <w:rsid w:val="63ED14E3"/>
    <w:rsid w:val="63F576F6"/>
    <w:rsid w:val="63F7CA03"/>
    <w:rsid w:val="63FAC6B0"/>
    <w:rsid w:val="63FF10F8"/>
    <w:rsid w:val="6404C434"/>
    <w:rsid w:val="641508E7"/>
    <w:rsid w:val="641B5830"/>
    <w:rsid w:val="64281108"/>
    <w:rsid w:val="642BB0BF"/>
    <w:rsid w:val="64351946"/>
    <w:rsid w:val="643753A1"/>
    <w:rsid w:val="643F54A9"/>
    <w:rsid w:val="6446CCB3"/>
    <w:rsid w:val="644B4B83"/>
    <w:rsid w:val="644DC9D7"/>
    <w:rsid w:val="6451A2AC"/>
    <w:rsid w:val="6458D79E"/>
    <w:rsid w:val="6462ACC8"/>
    <w:rsid w:val="648A5BDA"/>
    <w:rsid w:val="648E3A7B"/>
    <w:rsid w:val="64994E0A"/>
    <w:rsid w:val="6499BB20"/>
    <w:rsid w:val="64B816E8"/>
    <w:rsid w:val="64C9A34F"/>
    <w:rsid w:val="64D3F015"/>
    <w:rsid w:val="64E8589D"/>
    <w:rsid w:val="64E9031C"/>
    <w:rsid w:val="64E976ED"/>
    <w:rsid w:val="64F1BCBB"/>
    <w:rsid w:val="64FB7682"/>
    <w:rsid w:val="65018F88"/>
    <w:rsid w:val="650B947C"/>
    <w:rsid w:val="650D0018"/>
    <w:rsid w:val="650E75D5"/>
    <w:rsid w:val="650FF004"/>
    <w:rsid w:val="651014CE"/>
    <w:rsid w:val="653F69C7"/>
    <w:rsid w:val="654532CE"/>
    <w:rsid w:val="654F835C"/>
    <w:rsid w:val="655632CA"/>
    <w:rsid w:val="6563852F"/>
    <w:rsid w:val="656EC775"/>
    <w:rsid w:val="65709CB9"/>
    <w:rsid w:val="6573BD32"/>
    <w:rsid w:val="658534B6"/>
    <w:rsid w:val="65855677"/>
    <w:rsid w:val="658E2742"/>
    <w:rsid w:val="6591216D"/>
    <w:rsid w:val="65A4B2E0"/>
    <w:rsid w:val="65A7643F"/>
    <w:rsid w:val="65ADAE64"/>
    <w:rsid w:val="65AFBF6E"/>
    <w:rsid w:val="65B7B013"/>
    <w:rsid w:val="65C52ACB"/>
    <w:rsid w:val="65C5E296"/>
    <w:rsid w:val="65D2D759"/>
    <w:rsid w:val="65D5DA48"/>
    <w:rsid w:val="65D84811"/>
    <w:rsid w:val="65D8D17A"/>
    <w:rsid w:val="65E0D3C1"/>
    <w:rsid w:val="65E22031"/>
    <w:rsid w:val="65F6A1A2"/>
    <w:rsid w:val="6601B51B"/>
    <w:rsid w:val="6607EDF1"/>
    <w:rsid w:val="660EE310"/>
    <w:rsid w:val="660F2430"/>
    <w:rsid w:val="6611F7FE"/>
    <w:rsid w:val="6629BF07"/>
    <w:rsid w:val="662AE4D2"/>
    <w:rsid w:val="66480A1B"/>
    <w:rsid w:val="6652CFBE"/>
    <w:rsid w:val="66573BFA"/>
    <w:rsid w:val="666056AA"/>
    <w:rsid w:val="66635772"/>
    <w:rsid w:val="6666F702"/>
    <w:rsid w:val="666B7F7C"/>
    <w:rsid w:val="6674A64A"/>
    <w:rsid w:val="66806F9F"/>
    <w:rsid w:val="66861621"/>
    <w:rsid w:val="6689056D"/>
    <w:rsid w:val="668FA606"/>
    <w:rsid w:val="6693DC3C"/>
    <w:rsid w:val="66959326"/>
    <w:rsid w:val="669D5FE9"/>
    <w:rsid w:val="66A22DDC"/>
    <w:rsid w:val="66A2FDFE"/>
    <w:rsid w:val="66A3CA1E"/>
    <w:rsid w:val="66A691C7"/>
    <w:rsid w:val="66B898AE"/>
    <w:rsid w:val="66B8FDDB"/>
    <w:rsid w:val="66BA0141"/>
    <w:rsid w:val="66CCE5DA"/>
    <w:rsid w:val="66E8F1D1"/>
    <w:rsid w:val="66EA1289"/>
    <w:rsid w:val="66EACCB2"/>
    <w:rsid w:val="67201D2C"/>
    <w:rsid w:val="672B27FF"/>
    <w:rsid w:val="672D2988"/>
    <w:rsid w:val="67485F85"/>
    <w:rsid w:val="674A7993"/>
    <w:rsid w:val="6750A590"/>
    <w:rsid w:val="675CB1DA"/>
    <w:rsid w:val="67626D0A"/>
    <w:rsid w:val="676BAE19"/>
    <w:rsid w:val="676C8589"/>
    <w:rsid w:val="6779F87C"/>
    <w:rsid w:val="677B8A51"/>
    <w:rsid w:val="6780AAEF"/>
    <w:rsid w:val="6787E9C1"/>
    <w:rsid w:val="6787F6FB"/>
    <w:rsid w:val="6789A0EA"/>
    <w:rsid w:val="67907860"/>
    <w:rsid w:val="6795B4DC"/>
    <w:rsid w:val="679DE62D"/>
    <w:rsid w:val="67A14E12"/>
    <w:rsid w:val="67A946D8"/>
    <w:rsid w:val="67B63C11"/>
    <w:rsid w:val="67B9E50E"/>
    <w:rsid w:val="67BE1338"/>
    <w:rsid w:val="67C20990"/>
    <w:rsid w:val="67D851F7"/>
    <w:rsid w:val="67DB0060"/>
    <w:rsid w:val="67E0BFD7"/>
    <w:rsid w:val="67ED4592"/>
    <w:rsid w:val="67EF5DD6"/>
    <w:rsid w:val="67F59F64"/>
    <w:rsid w:val="67F83159"/>
    <w:rsid w:val="680856AD"/>
    <w:rsid w:val="680981BB"/>
    <w:rsid w:val="6828FFAA"/>
    <w:rsid w:val="682F665D"/>
    <w:rsid w:val="6836D928"/>
    <w:rsid w:val="685334B0"/>
    <w:rsid w:val="685C4DFA"/>
    <w:rsid w:val="6865D943"/>
    <w:rsid w:val="686D1AEA"/>
    <w:rsid w:val="687C4F88"/>
    <w:rsid w:val="687E342C"/>
    <w:rsid w:val="68870AFA"/>
    <w:rsid w:val="688A206D"/>
    <w:rsid w:val="68A6E35A"/>
    <w:rsid w:val="68BDF948"/>
    <w:rsid w:val="68C1D624"/>
    <w:rsid w:val="68CA4F37"/>
    <w:rsid w:val="68CB3B26"/>
    <w:rsid w:val="68D73A67"/>
    <w:rsid w:val="68EE7978"/>
    <w:rsid w:val="68FB421E"/>
    <w:rsid w:val="68FE2D0D"/>
    <w:rsid w:val="6900732D"/>
    <w:rsid w:val="690AF9C4"/>
    <w:rsid w:val="690EE0CA"/>
    <w:rsid w:val="690F4116"/>
    <w:rsid w:val="691627F1"/>
    <w:rsid w:val="691D4C27"/>
    <w:rsid w:val="692AFCA5"/>
    <w:rsid w:val="692C48C1"/>
    <w:rsid w:val="694588AE"/>
    <w:rsid w:val="694C571C"/>
    <w:rsid w:val="694F23F2"/>
    <w:rsid w:val="6951E5C1"/>
    <w:rsid w:val="695D0513"/>
    <w:rsid w:val="695E8A09"/>
    <w:rsid w:val="696C1332"/>
    <w:rsid w:val="696E87C1"/>
    <w:rsid w:val="697438C0"/>
    <w:rsid w:val="69755A30"/>
    <w:rsid w:val="697CB935"/>
    <w:rsid w:val="698D4DDF"/>
    <w:rsid w:val="699A3247"/>
    <w:rsid w:val="699BFA79"/>
    <w:rsid w:val="699E5FA7"/>
    <w:rsid w:val="699EF917"/>
    <w:rsid w:val="69AE748D"/>
    <w:rsid w:val="69B00540"/>
    <w:rsid w:val="69B56793"/>
    <w:rsid w:val="69BDC465"/>
    <w:rsid w:val="69CB0E45"/>
    <w:rsid w:val="69CB36BE"/>
    <w:rsid w:val="69CD33E8"/>
    <w:rsid w:val="69D4A3C9"/>
    <w:rsid w:val="69D5096B"/>
    <w:rsid w:val="69D5DCB4"/>
    <w:rsid w:val="69EEF311"/>
    <w:rsid w:val="69EF0511"/>
    <w:rsid w:val="6A01F989"/>
    <w:rsid w:val="6A04BFDA"/>
    <w:rsid w:val="6A07C463"/>
    <w:rsid w:val="6A19DA28"/>
    <w:rsid w:val="6A1C9187"/>
    <w:rsid w:val="6A217132"/>
    <w:rsid w:val="6A2CC9C9"/>
    <w:rsid w:val="6A3A9670"/>
    <w:rsid w:val="6A433163"/>
    <w:rsid w:val="6A5A556B"/>
    <w:rsid w:val="6A628E2B"/>
    <w:rsid w:val="6A6396E4"/>
    <w:rsid w:val="6A670B87"/>
    <w:rsid w:val="6A7D4DE0"/>
    <w:rsid w:val="6A7E1445"/>
    <w:rsid w:val="6A7E6BDF"/>
    <w:rsid w:val="6A9672E4"/>
    <w:rsid w:val="6AA23955"/>
    <w:rsid w:val="6AA63CB7"/>
    <w:rsid w:val="6AA8194F"/>
    <w:rsid w:val="6AB902ED"/>
    <w:rsid w:val="6AB958DF"/>
    <w:rsid w:val="6AC85364"/>
    <w:rsid w:val="6ACCC9B5"/>
    <w:rsid w:val="6AE3FBEE"/>
    <w:rsid w:val="6AED4218"/>
    <w:rsid w:val="6AF108E0"/>
    <w:rsid w:val="6AF26142"/>
    <w:rsid w:val="6B08DEAC"/>
    <w:rsid w:val="6B0B4F21"/>
    <w:rsid w:val="6B226B64"/>
    <w:rsid w:val="6B2BDD06"/>
    <w:rsid w:val="6B2C9A00"/>
    <w:rsid w:val="6B33F549"/>
    <w:rsid w:val="6B39F4C5"/>
    <w:rsid w:val="6B40BDC5"/>
    <w:rsid w:val="6B411F1B"/>
    <w:rsid w:val="6B511065"/>
    <w:rsid w:val="6B53E563"/>
    <w:rsid w:val="6B5B8308"/>
    <w:rsid w:val="6B7D2B43"/>
    <w:rsid w:val="6B7E5CA7"/>
    <w:rsid w:val="6B959C58"/>
    <w:rsid w:val="6B9910A4"/>
    <w:rsid w:val="6B9C584A"/>
    <w:rsid w:val="6BB29562"/>
    <w:rsid w:val="6BB2E0BB"/>
    <w:rsid w:val="6BB4EBD3"/>
    <w:rsid w:val="6BB8F9C1"/>
    <w:rsid w:val="6BC83510"/>
    <w:rsid w:val="6BE3B741"/>
    <w:rsid w:val="6BE5E844"/>
    <w:rsid w:val="6BED7617"/>
    <w:rsid w:val="6BF08F7A"/>
    <w:rsid w:val="6BF2E1CE"/>
    <w:rsid w:val="6BF31E5E"/>
    <w:rsid w:val="6BF87B4F"/>
    <w:rsid w:val="6BFE5E8C"/>
    <w:rsid w:val="6C016840"/>
    <w:rsid w:val="6C05D895"/>
    <w:rsid w:val="6C139ADD"/>
    <w:rsid w:val="6C1B9C18"/>
    <w:rsid w:val="6C32E2E0"/>
    <w:rsid w:val="6C3C0450"/>
    <w:rsid w:val="6C3F62F2"/>
    <w:rsid w:val="6C45982E"/>
    <w:rsid w:val="6C4AA0A5"/>
    <w:rsid w:val="6C50A510"/>
    <w:rsid w:val="6C54A11F"/>
    <w:rsid w:val="6C552940"/>
    <w:rsid w:val="6C5533F4"/>
    <w:rsid w:val="6C574EBE"/>
    <w:rsid w:val="6C58CA61"/>
    <w:rsid w:val="6C5973F5"/>
    <w:rsid w:val="6C5AB1CC"/>
    <w:rsid w:val="6C609465"/>
    <w:rsid w:val="6C69F9CF"/>
    <w:rsid w:val="6C6B69AF"/>
    <w:rsid w:val="6C769A62"/>
    <w:rsid w:val="6C775F40"/>
    <w:rsid w:val="6C9CAB2C"/>
    <w:rsid w:val="6CA25EB0"/>
    <w:rsid w:val="6CA74A64"/>
    <w:rsid w:val="6CAC2525"/>
    <w:rsid w:val="6CAF7757"/>
    <w:rsid w:val="6CB17019"/>
    <w:rsid w:val="6CC030B2"/>
    <w:rsid w:val="6CCA9876"/>
    <w:rsid w:val="6CD9F782"/>
    <w:rsid w:val="6CDB1B0F"/>
    <w:rsid w:val="6CDF1265"/>
    <w:rsid w:val="6CE7EB15"/>
    <w:rsid w:val="6CF8DC63"/>
    <w:rsid w:val="6CFB7AFA"/>
    <w:rsid w:val="6D09F442"/>
    <w:rsid w:val="6D123F82"/>
    <w:rsid w:val="6D17C51A"/>
    <w:rsid w:val="6D1A7B0E"/>
    <w:rsid w:val="6D20894D"/>
    <w:rsid w:val="6D2A550F"/>
    <w:rsid w:val="6D2F9472"/>
    <w:rsid w:val="6D309314"/>
    <w:rsid w:val="6D38F39B"/>
    <w:rsid w:val="6D4C01A8"/>
    <w:rsid w:val="6D53088B"/>
    <w:rsid w:val="6D53AA9C"/>
    <w:rsid w:val="6D5EE2E1"/>
    <w:rsid w:val="6D6334AD"/>
    <w:rsid w:val="6D71A828"/>
    <w:rsid w:val="6D74BE32"/>
    <w:rsid w:val="6D7D0DCB"/>
    <w:rsid w:val="6D8102F6"/>
    <w:rsid w:val="6D8D342F"/>
    <w:rsid w:val="6D8FDA1A"/>
    <w:rsid w:val="6D958C59"/>
    <w:rsid w:val="6D99B1A4"/>
    <w:rsid w:val="6D9EAC49"/>
    <w:rsid w:val="6D9F70AE"/>
    <w:rsid w:val="6DA376A5"/>
    <w:rsid w:val="6DA3D7DC"/>
    <w:rsid w:val="6DD070B7"/>
    <w:rsid w:val="6DF06596"/>
    <w:rsid w:val="6DF7230A"/>
    <w:rsid w:val="6DFE9D6C"/>
    <w:rsid w:val="6E06A4A8"/>
    <w:rsid w:val="6E091CEF"/>
    <w:rsid w:val="6E10D0DA"/>
    <w:rsid w:val="6E122F4F"/>
    <w:rsid w:val="6E16CD62"/>
    <w:rsid w:val="6E1970BD"/>
    <w:rsid w:val="6E1D02C1"/>
    <w:rsid w:val="6E1E4687"/>
    <w:rsid w:val="6E23E4CB"/>
    <w:rsid w:val="6E2952F9"/>
    <w:rsid w:val="6E399008"/>
    <w:rsid w:val="6E3CCF07"/>
    <w:rsid w:val="6E3DC24A"/>
    <w:rsid w:val="6E4A0EB4"/>
    <w:rsid w:val="6E4ACC88"/>
    <w:rsid w:val="6E4D29A6"/>
    <w:rsid w:val="6E569373"/>
    <w:rsid w:val="6E68CAFF"/>
    <w:rsid w:val="6E80EFBE"/>
    <w:rsid w:val="6E810175"/>
    <w:rsid w:val="6E82A519"/>
    <w:rsid w:val="6E84243A"/>
    <w:rsid w:val="6E9028EA"/>
    <w:rsid w:val="6E9D3497"/>
    <w:rsid w:val="6EA6ED06"/>
    <w:rsid w:val="6EA9176B"/>
    <w:rsid w:val="6EB3D3CF"/>
    <w:rsid w:val="6EC1DEC8"/>
    <w:rsid w:val="6ECC6FA7"/>
    <w:rsid w:val="6ED27394"/>
    <w:rsid w:val="6ED79167"/>
    <w:rsid w:val="6EDDF203"/>
    <w:rsid w:val="6EDF079C"/>
    <w:rsid w:val="6EEA55F3"/>
    <w:rsid w:val="6EEC8C95"/>
    <w:rsid w:val="6EF4A63F"/>
    <w:rsid w:val="6F09EB2A"/>
    <w:rsid w:val="6F0EDD4C"/>
    <w:rsid w:val="6F194567"/>
    <w:rsid w:val="6F210C90"/>
    <w:rsid w:val="6F216475"/>
    <w:rsid w:val="6F219699"/>
    <w:rsid w:val="6F363E49"/>
    <w:rsid w:val="6F39697B"/>
    <w:rsid w:val="6F3B410F"/>
    <w:rsid w:val="6F453BD9"/>
    <w:rsid w:val="6F576F1C"/>
    <w:rsid w:val="6F5C4C7D"/>
    <w:rsid w:val="6F616384"/>
    <w:rsid w:val="6F665A90"/>
    <w:rsid w:val="6F67D9EA"/>
    <w:rsid w:val="6F6AF019"/>
    <w:rsid w:val="6F784483"/>
    <w:rsid w:val="6F7D250D"/>
    <w:rsid w:val="6F88EEB9"/>
    <w:rsid w:val="6F8CCA02"/>
    <w:rsid w:val="6F8D3252"/>
    <w:rsid w:val="6F902D1F"/>
    <w:rsid w:val="6F9A784B"/>
    <w:rsid w:val="6F9B8A45"/>
    <w:rsid w:val="6FA27043"/>
    <w:rsid w:val="6FAF01E8"/>
    <w:rsid w:val="6FAF1200"/>
    <w:rsid w:val="6FB89C01"/>
    <w:rsid w:val="6FBC1CFE"/>
    <w:rsid w:val="6FBE001D"/>
    <w:rsid w:val="6FC858E9"/>
    <w:rsid w:val="6FC8F074"/>
    <w:rsid w:val="6FD3B33D"/>
    <w:rsid w:val="6FF6287B"/>
    <w:rsid w:val="6FFAD19F"/>
    <w:rsid w:val="70062944"/>
    <w:rsid w:val="70094B44"/>
    <w:rsid w:val="7017A49C"/>
    <w:rsid w:val="702083A0"/>
    <w:rsid w:val="70222CAF"/>
    <w:rsid w:val="7026A145"/>
    <w:rsid w:val="702B6160"/>
    <w:rsid w:val="702BF94B"/>
    <w:rsid w:val="702E0BB5"/>
    <w:rsid w:val="70319E06"/>
    <w:rsid w:val="703C6F04"/>
    <w:rsid w:val="7046C7AE"/>
    <w:rsid w:val="704A190A"/>
    <w:rsid w:val="704A9667"/>
    <w:rsid w:val="70546BED"/>
    <w:rsid w:val="705613C8"/>
    <w:rsid w:val="70582A0F"/>
    <w:rsid w:val="705A9FC3"/>
    <w:rsid w:val="705BF5F1"/>
    <w:rsid w:val="7068C951"/>
    <w:rsid w:val="70769581"/>
    <w:rsid w:val="707C6F56"/>
    <w:rsid w:val="708C6AE4"/>
    <w:rsid w:val="7091732E"/>
    <w:rsid w:val="709B192C"/>
    <w:rsid w:val="70A77567"/>
    <w:rsid w:val="70AAA8C2"/>
    <w:rsid w:val="70ACC144"/>
    <w:rsid w:val="70C3514D"/>
    <w:rsid w:val="70C7E75D"/>
    <w:rsid w:val="70D1AFB2"/>
    <w:rsid w:val="70E0B2DB"/>
    <w:rsid w:val="70E67B47"/>
    <w:rsid w:val="70EDE1DB"/>
    <w:rsid w:val="70FEA1CE"/>
    <w:rsid w:val="7106C440"/>
    <w:rsid w:val="711414E4"/>
    <w:rsid w:val="711E4B62"/>
    <w:rsid w:val="7122EE33"/>
    <w:rsid w:val="7156A183"/>
    <w:rsid w:val="715CD06E"/>
    <w:rsid w:val="7176C3EF"/>
    <w:rsid w:val="7176DF9E"/>
    <w:rsid w:val="71775991"/>
    <w:rsid w:val="717986FE"/>
    <w:rsid w:val="71802DD7"/>
    <w:rsid w:val="718390E6"/>
    <w:rsid w:val="7183F973"/>
    <w:rsid w:val="718F6D70"/>
    <w:rsid w:val="71A08B32"/>
    <w:rsid w:val="71A5538B"/>
    <w:rsid w:val="71AAB157"/>
    <w:rsid w:val="71BC62CE"/>
    <w:rsid w:val="71BEA61E"/>
    <w:rsid w:val="71C1C52A"/>
    <w:rsid w:val="71C22F84"/>
    <w:rsid w:val="71E503B7"/>
    <w:rsid w:val="71EBB661"/>
    <w:rsid w:val="71ED71A8"/>
    <w:rsid w:val="71F468EB"/>
    <w:rsid w:val="71F63E8E"/>
    <w:rsid w:val="71F9C9F8"/>
    <w:rsid w:val="71FAE38F"/>
    <w:rsid w:val="720E5708"/>
    <w:rsid w:val="7212E261"/>
    <w:rsid w:val="7212F280"/>
    <w:rsid w:val="7215E38D"/>
    <w:rsid w:val="721B2348"/>
    <w:rsid w:val="721D339D"/>
    <w:rsid w:val="7229A1D9"/>
    <w:rsid w:val="722D6AF2"/>
    <w:rsid w:val="724FF0EF"/>
    <w:rsid w:val="7255A404"/>
    <w:rsid w:val="725BFF39"/>
    <w:rsid w:val="72627E7C"/>
    <w:rsid w:val="726722D3"/>
    <w:rsid w:val="7268481E"/>
    <w:rsid w:val="727CDC9B"/>
    <w:rsid w:val="7287F470"/>
    <w:rsid w:val="728D1125"/>
    <w:rsid w:val="729294F8"/>
    <w:rsid w:val="729725BB"/>
    <w:rsid w:val="72BA3CEC"/>
    <w:rsid w:val="72E30ECB"/>
    <w:rsid w:val="72E861D0"/>
    <w:rsid w:val="7302010D"/>
    <w:rsid w:val="7302CDBB"/>
    <w:rsid w:val="730559FB"/>
    <w:rsid w:val="730CA9BD"/>
    <w:rsid w:val="7312AFFF"/>
    <w:rsid w:val="7325F860"/>
    <w:rsid w:val="732743F3"/>
    <w:rsid w:val="7344563B"/>
    <w:rsid w:val="7348321B"/>
    <w:rsid w:val="73483643"/>
    <w:rsid w:val="7355C9DE"/>
    <w:rsid w:val="735C0A16"/>
    <w:rsid w:val="7360D1A0"/>
    <w:rsid w:val="73639A0D"/>
    <w:rsid w:val="736C086D"/>
    <w:rsid w:val="73708A6F"/>
    <w:rsid w:val="7378E692"/>
    <w:rsid w:val="737935C6"/>
    <w:rsid w:val="737C2A7F"/>
    <w:rsid w:val="737CED28"/>
    <w:rsid w:val="7382F6FB"/>
    <w:rsid w:val="73894209"/>
    <w:rsid w:val="7396ABA9"/>
    <w:rsid w:val="7396E96B"/>
    <w:rsid w:val="73A2C426"/>
    <w:rsid w:val="73B64404"/>
    <w:rsid w:val="73C03B1E"/>
    <w:rsid w:val="73D5B0BB"/>
    <w:rsid w:val="73E27187"/>
    <w:rsid w:val="73F635CD"/>
    <w:rsid w:val="73F6F328"/>
    <w:rsid w:val="73F84C9C"/>
    <w:rsid w:val="74003A22"/>
    <w:rsid w:val="740E920F"/>
    <w:rsid w:val="7418ACFC"/>
    <w:rsid w:val="741B652F"/>
    <w:rsid w:val="742FBCC2"/>
    <w:rsid w:val="7435FB5F"/>
    <w:rsid w:val="74383C8F"/>
    <w:rsid w:val="743B9B1B"/>
    <w:rsid w:val="74495188"/>
    <w:rsid w:val="74561596"/>
    <w:rsid w:val="74583E7B"/>
    <w:rsid w:val="746B1951"/>
    <w:rsid w:val="7480EF56"/>
    <w:rsid w:val="748CAE04"/>
    <w:rsid w:val="748E4245"/>
    <w:rsid w:val="748F8E21"/>
    <w:rsid w:val="7498D6FB"/>
    <w:rsid w:val="74A4CFB8"/>
    <w:rsid w:val="74B7CE99"/>
    <w:rsid w:val="74B928C5"/>
    <w:rsid w:val="74B9A21E"/>
    <w:rsid w:val="74BA259A"/>
    <w:rsid w:val="74BCD677"/>
    <w:rsid w:val="74C2DCF9"/>
    <w:rsid w:val="74D64FF2"/>
    <w:rsid w:val="74EBE6EC"/>
    <w:rsid w:val="74F19320"/>
    <w:rsid w:val="74FB1AFF"/>
    <w:rsid w:val="750B0789"/>
    <w:rsid w:val="750C480F"/>
    <w:rsid w:val="750D35AE"/>
    <w:rsid w:val="750D505B"/>
    <w:rsid w:val="7514B362"/>
    <w:rsid w:val="75150627"/>
    <w:rsid w:val="7519C3BA"/>
    <w:rsid w:val="7525E629"/>
    <w:rsid w:val="75275D8A"/>
    <w:rsid w:val="7530ACED"/>
    <w:rsid w:val="75532348"/>
    <w:rsid w:val="75547F7C"/>
    <w:rsid w:val="7559C301"/>
    <w:rsid w:val="7562F2B9"/>
    <w:rsid w:val="75755A22"/>
    <w:rsid w:val="7588E36C"/>
    <w:rsid w:val="758D4572"/>
    <w:rsid w:val="759B72B2"/>
    <w:rsid w:val="759C0A83"/>
    <w:rsid w:val="75B29757"/>
    <w:rsid w:val="75B47D5D"/>
    <w:rsid w:val="75B7B83D"/>
    <w:rsid w:val="75BB0BCE"/>
    <w:rsid w:val="75C3D22E"/>
    <w:rsid w:val="75C9250D"/>
    <w:rsid w:val="75CB8D23"/>
    <w:rsid w:val="75D4C5FA"/>
    <w:rsid w:val="75DA2B38"/>
    <w:rsid w:val="75DCF5D9"/>
    <w:rsid w:val="75DF5278"/>
    <w:rsid w:val="75EA3197"/>
    <w:rsid w:val="760879E6"/>
    <w:rsid w:val="760C524E"/>
    <w:rsid w:val="7619FCAD"/>
    <w:rsid w:val="761C5931"/>
    <w:rsid w:val="76232EAA"/>
    <w:rsid w:val="7623CC12"/>
    <w:rsid w:val="762B7990"/>
    <w:rsid w:val="762F453E"/>
    <w:rsid w:val="763124D9"/>
    <w:rsid w:val="76531CE1"/>
    <w:rsid w:val="7658525F"/>
    <w:rsid w:val="7658CD17"/>
    <w:rsid w:val="765F9C51"/>
    <w:rsid w:val="7683D4EF"/>
    <w:rsid w:val="7687B74D"/>
    <w:rsid w:val="76884E92"/>
    <w:rsid w:val="768944C9"/>
    <w:rsid w:val="768CB095"/>
    <w:rsid w:val="76B0BBAF"/>
    <w:rsid w:val="76B45FBC"/>
    <w:rsid w:val="76B6E3BF"/>
    <w:rsid w:val="76B705A0"/>
    <w:rsid w:val="76B76290"/>
    <w:rsid w:val="76D14EB4"/>
    <w:rsid w:val="76D32F90"/>
    <w:rsid w:val="76E16485"/>
    <w:rsid w:val="76EB4A49"/>
    <w:rsid w:val="76EF08E8"/>
    <w:rsid w:val="76FDF1BC"/>
    <w:rsid w:val="770F946C"/>
    <w:rsid w:val="77119025"/>
    <w:rsid w:val="7717056A"/>
    <w:rsid w:val="771AB086"/>
    <w:rsid w:val="771B05BF"/>
    <w:rsid w:val="771B9FF5"/>
    <w:rsid w:val="7724B3CD"/>
    <w:rsid w:val="773CE051"/>
    <w:rsid w:val="77467A32"/>
    <w:rsid w:val="774B9257"/>
    <w:rsid w:val="774D6A9E"/>
    <w:rsid w:val="774F672C"/>
    <w:rsid w:val="77521DF5"/>
    <w:rsid w:val="7760F7FB"/>
    <w:rsid w:val="776D5AA4"/>
    <w:rsid w:val="777B3DF9"/>
    <w:rsid w:val="77835668"/>
    <w:rsid w:val="7786B39C"/>
    <w:rsid w:val="779F016F"/>
    <w:rsid w:val="77A0A07F"/>
    <w:rsid w:val="77A0C931"/>
    <w:rsid w:val="77ABB479"/>
    <w:rsid w:val="77AF4C6E"/>
    <w:rsid w:val="77B8E624"/>
    <w:rsid w:val="77BEC4CD"/>
    <w:rsid w:val="77C2863D"/>
    <w:rsid w:val="77C36788"/>
    <w:rsid w:val="77C9FDA9"/>
    <w:rsid w:val="77E87B00"/>
    <w:rsid w:val="77ED8142"/>
    <w:rsid w:val="77F7F4D2"/>
    <w:rsid w:val="77F83DC4"/>
    <w:rsid w:val="78015104"/>
    <w:rsid w:val="780A2006"/>
    <w:rsid w:val="781F979C"/>
    <w:rsid w:val="78212CE4"/>
    <w:rsid w:val="7826DAAA"/>
    <w:rsid w:val="78274DF1"/>
    <w:rsid w:val="784A18DF"/>
    <w:rsid w:val="7851647C"/>
    <w:rsid w:val="785C8ACC"/>
    <w:rsid w:val="785FB4C0"/>
    <w:rsid w:val="786A1CCC"/>
    <w:rsid w:val="786E0C41"/>
    <w:rsid w:val="786E1934"/>
    <w:rsid w:val="786EF9FF"/>
    <w:rsid w:val="788646E2"/>
    <w:rsid w:val="788BA247"/>
    <w:rsid w:val="7890BCC0"/>
    <w:rsid w:val="789A1F22"/>
    <w:rsid w:val="78A0F1ED"/>
    <w:rsid w:val="78A41989"/>
    <w:rsid w:val="78A4EE62"/>
    <w:rsid w:val="78C1A203"/>
    <w:rsid w:val="78D537EF"/>
    <w:rsid w:val="78DCFE37"/>
    <w:rsid w:val="78F56F36"/>
    <w:rsid w:val="78FE5162"/>
    <w:rsid w:val="791537BC"/>
    <w:rsid w:val="7929442E"/>
    <w:rsid w:val="792B6BDE"/>
    <w:rsid w:val="79315E3B"/>
    <w:rsid w:val="793D3FA4"/>
    <w:rsid w:val="793D4FA1"/>
    <w:rsid w:val="794D95DD"/>
    <w:rsid w:val="794DEA9E"/>
    <w:rsid w:val="794FD707"/>
    <w:rsid w:val="79605755"/>
    <w:rsid w:val="7963E875"/>
    <w:rsid w:val="796E0971"/>
    <w:rsid w:val="797C0478"/>
    <w:rsid w:val="797C6888"/>
    <w:rsid w:val="797E91E6"/>
    <w:rsid w:val="798498E3"/>
    <w:rsid w:val="79928189"/>
    <w:rsid w:val="79963D76"/>
    <w:rsid w:val="79A46D10"/>
    <w:rsid w:val="79B52CD3"/>
    <w:rsid w:val="79B914A4"/>
    <w:rsid w:val="79CAF9CD"/>
    <w:rsid w:val="79D2245F"/>
    <w:rsid w:val="79D49818"/>
    <w:rsid w:val="79D4D05C"/>
    <w:rsid w:val="79E82816"/>
    <w:rsid w:val="79F8838D"/>
    <w:rsid w:val="79FE0B93"/>
    <w:rsid w:val="7A10DC65"/>
    <w:rsid w:val="7A155727"/>
    <w:rsid w:val="7A1D0721"/>
    <w:rsid w:val="7A313519"/>
    <w:rsid w:val="7A322FA3"/>
    <w:rsid w:val="7A3862AB"/>
    <w:rsid w:val="7A49030D"/>
    <w:rsid w:val="7A4EC9C3"/>
    <w:rsid w:val="7A590F73"/>
    <w:rsid w:val="7A5C3F8C"/>
    <w:rsid w:val="7A6BAAC6"/>
    <w:rsid w:val="7A8F6491"/>
    <w:rsid w:val="7A9F128D"/>
    <w:rsid w:val="7AA0BD7E"/>
    <w:rsid w:val="7AA164BA"/>
    <w:rsid w:val="7AA39C54"/>
    <w:rsid w:val="7AAFDCE0"/>
    <w:rsid w:val="7AB038DD"/>
    <w:rsid w:val="7AB1A43B"/>
    <w:rsid w:val="7AB5EFA5"/>
    <w:rsid w:val="7ABACB46"/>
    <w:rsid w:val="7ACC9BED"/>
    <w:rsid w:val="7AD41F87"/>
    <w:rsid w:val="7AD4E509"/>
    <w:rsid w:val="7AD6F2AD"/>
    <w:rsid w:val="7ADF26FD"/>
    <w:rsid w:val="7AE06987"/>
    <w:rsid w:val="7AE22EA5"/>
    <w:rsid w:val="7AF0B0AC"/>
    <w:rsid w:val="7AF21D8B"/>
    <w:rsid w:val="7AF2267E"/>
    <w:rsid w:val="7AF3F912"/>
    <w:rsid w:val="7AFABE77"/>
    <w:rsid w:val="7AFE5C74"/>
    <w:rsid w:val="7AFECECB"/>
    <w:rsid w:val="7B00C125"/>
    <w:rsid w:val="7B017540"/>
    <w:rsid w:val="7B0C4F83"/>
    <w:rsid w:val="7B0CDDC7"/>
    <w:rsid w:val="7B12BAB2"/>
    <w:rsid w:val="7B1838E9"/>
    <w:rsid w:val="7B208EE2"/>
    <w:rsid w:val="7B295DF1"/>
    <w:rsid w:val="7B4004B7"/>
    <w:rsid w:val="7B41D173"/>
    <w:rsid w:val="7B4DA1D1"/>
    <w:rsid w:val="7B5B5113"/>
    <w:rsid w:val="7B6E6805"/>
    <w:rsid w:val="7B818365"/>
    <w:rsid w:val="7B83405E"/>
    <w:rsid w:val="7B850DFD"/>
    <w:rsid w:val="7B87228F"/>
    <w:rsid w:val="7B877BD2"/>
    <w:rsid w:val="7B90F2C4"/>
    <w:rsid w:val="7B94C8EE"/>
    <w:rsid w:val="7B9B3BD7"/>
    <w:rsid w:val="7BA1BD8E"/>
    <w:rsid w:val="7BB8A13C"/>
    <w:rsid w:val="7BBAD125"/>
    <w:rsid w:val="7BD04E15"/>
    <w:rsid w:val="7BD41AE8"/>
    <w:rsid w:val="7BD4265B"/>
    <w:rsid w:val="7BE06558"/>
    <w:rsid w:val="7BE7F5F1"/>
    <w:rsid w:val="7BF992F9"/>
    <w:rsid w:val="7C099037"/>
    <w:rsid w:val="7C109863"/>
    <w:rsid w:val="7C11C604"/>
    <w:rsid w:val="7C19EB55"/>
    <w:rsid w:val="7C25123F"/>
    <w:rsid w:val="7C2B5308"/>
    <w:rsid w:val="7C380D2D"/>
    <w:rsid w:val="7C3E8C0D"/>
    <w:rsid w:val="7C468F7D"/>
    <w:rsid w:val="7C48D84E"/>
    <w:rsid w:val="7C4912EF"/>
    <w:rsid w:val="7C4A45A4"/>
    <w:rsid w:val="7C59883D"/>
    <w:rsid w:val="7C5FEE57"/>
    <w:rsid w:val="7C60D8D9"/>
    <w:rsid w:val="7C61F538"/>
    <w:rsid w:val="7C639FD4"/>
    <w:rsid w:val="7C727AFB"/>
    <w:rsid w:val="7C738A80"/>
    <w:rsid w:val="7C8C97BB"/>
    <w:rsid w:val="7C9D45A1"/>
    <w:rsid w:val="7CA0B470"/>
    <w:rsid w:val="7CA29864"/>
    <w:rsid w:val="7CB0CB2D"/>
    <w:rsid w:val="7CBC39A5"/>
    <w:rsid w:val="7CBDD6EC"/>
    <w:rsid w:val="7CC226BF"/>
    <w:rsid w:val="7CC30C6E"/>
    <w:rsid w:val="7CDB4CAA"/>
    <w:rsid w:val="7CF485EB"/>
    <w:rsid w:val="7CFC7371"/>
    <w:rsid w:val="7CFD20E5"/>
    <w:rsid w:val="7D081639"/>
    <w:rsid w:val="7D0A356F"/>
    <w:rsid w:val="7D0B7B6F"/>
    <w:rsid w:val="7D1B189A"/>
    <w:rsid w:val="7D21142E"/>
    <w:rsid w:val="7D22E5FA"/>
    <w:rsid w:val="7D2AD1C5"/>
    <w:rsid w:val="7D34ACC9"/>
    <w:rsid w:val="7D37A46C"/>
    <w:rsid w:val="7D3C2A02"/>
    <w:rsid w:val="7D3D8DEF"/>
    <w:rsid w:val="7D4B5349"/>
    <w:rsid w:val="7D509A1F"/>
    <w:rsid w:val="7D5180A5"/>
    <w:rsid w:val="7D6F8284"/>
    <w:rsid w:val="7D722A99"/>
    <w:rsid w:val="7D76BF4F"/>
    <w:rsid w:val="7D7BF717"/>
    <w:rsid w:val="7D7F94CC"/>
    <w:rsid w:val="7D8640CC"/>
    <w:rsid w:val="7D947254"/>
    <w:rsid w:val="7D94FBBC"/>
    <w:rsid w:val="7D9536C8"/>
    <w:rsid w:val="7D999907"/>
    <w:rsid w:val="7DA991DD"/>
    <w:rsid w:val="7DAC143D"/>
    <w:rsid w:val="7DB15B00"/>
    <w:rsid w:val="7DC7CAC9"/>
    <w:rsid w:val="7DD9057C"/>
    <w:rsid w:val="7DEE5CFB"/>
    <w:rsid w:val="7DEF1A78"/>
    <w:rsid w:val="7DF4E06E"/>
    <w:rsid w:val="7DF8AFB3"/>
    <w:rsid w:val="7E16C7BF"/>
    <w:rsid w:val="7E1B1D57"/>
    <w:rsid w:val="7E1EDDE8"/>
    <w:rsid w:val="7E360139"/>
    <w:rsid w:val="7E3BEBD0"/>
    <w:rsid w:val="7E49EB96"/>
    <w:rsid w:val="7E4ADBE4"/>
    <w:rsid w:val="7E5E8C26"/>
    <w:rsid w:val="7E5F2AE5"/>
    <w:rsid w:val="7E5F410D"/>
    <w:rsid w:val="7E5FF433"/>
    <w:rsid w:val="7E6A9C01"/>
    <w:rsid w:val="7E6B51CA"/>
    <w:rsid w:val="7E85D767"/>
    <w:rsid w:val="7E968681"/>
    <w:rsid w:val="7E98F146"/>
    <w:rsid w:val="7E99A88E"/>
    <w:rsid w:val="7E9B7310"/>
    <w:rsid w:val="7EA94A6E"/>
    <w:rsid w:val="7EA99775"/>
    <w:rsid w:val="7EBD2C8D"/>
    <w:rsid w:val="7EBD725F"/>
    <w:rsid w:val="7EC386BF"/>
    <w:rsid w:val="7ED95E50"/>
    <w:rsid w:val="7EDD39A2"/>
    <w:rsid w:val="7EFAE05E"/>
    <w:rsid w:val="7EFF833C"/>
    <w:rsid w:val="7F000DCF"/>
    <w:rsid w:val="7F23EBC3"/>
    <w:rsid w:val="7F356968"/>
    <w:rsid w:val="7F3C1970"/>
    <w:rsid w:val="7F3FC570"/>
    <w:rsid w:val="7F46E81E"/>
    <w:rsid w:val="7F4CBF73"/>
    <w:rsid w:val="7F56EFD2"/>
    <w:rsid w:val="7F5CDF97"/>
    <w:rsid w:val="7F711800"/>
    <w:rsid w:val="7F720240"/>
    <w:rsid w:val="7F7474CD"/>
    <w:rsid w:val="7F79916B"/>
    <w:rsid w:val="7F7CC363"/>
    <w:rsid w:val="7F84193F"/>
    <w:rsid w:val="7F85E12D"/>
    <w:rsid w:val="7F8E684D"/>
    <w:rsid w:val="7F901BCB"/>
    <w:rsid w:val="7F92C6E8"/>
    <w:rsid w:val="7F971F64"/>
    <w:rsid w:val="7FB4DEC4"/>
    <w:rsid w:val="7FBED7E7"/>
    <w:rsid w:val="7FC38FAD"/>
    <w:rsid w:val="7FCAA41E"/>
    <w:rsid w:val="7FCD0B2D"/>
    <w:rsid w:val="7FD08A85"/>
    <w:rsid w:val="7FE3FEDA"/>
    <w:rsid w:val="7FE48D07"/>
    <w:rsid w:val="7FFCFC7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6CA1D"/>
  <w15:chartTrackingRefBased/>
  <w15:docId w15:val="{C11E96AF-CCFC-41EA-8B7D-1CAB1804D6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3DD"/>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804401"/>
    <w:pPr>
      <w:spacing w:before="100" w:beforeAutospacing="1" w:after="100" w:afterAutospacing="1"/>
    </w:pPr>
    <w:rPr>
      <w:rFonts w:ascii="Times New Roman" w:eastAsia="Times New Roman" w:hAnsi="Times New Roman" w:cs="Times New Roman"/>
      <w:kern w:val="0"/>
      <w14:ligatures w14:val="none"/>
    </w:rPr>
  </w:style>
  <w:style w:type="character" w:customStyle="1" w:styleId="eop">
    <w:name w:val="eop"/>
    <w:basedOn w:val="DefaultParagraphFont"/>
    <w:rsid w:val="00804401"/>
  </w:style>
  <w:style w:type="character" w:customStyle="1" w:styleId="normaltextrun">
    <w:name w:val="normaltextrun"/>
    <w:basedOn w:val="DefaultParagraphFont"/>
    <w:rsid w:val="00804401"/>
  </w:style>
  <w:style w:type="paragraph" w:customStyle="1" w:styleId="Body">
    <w:name w:val="Body"/>
    <w:basedOn w:val="Normal"/>
    <w:uiPriority w:val="1"/>
    <w:rsid w:val="50D1C68B"/>
    <w:rPr>
      <w:rFonts w:ascii="Helvetica Neue" w:eastAsia="Helvetica Neue" w:hAnsi="Helvetica Neue" w:cs="Helvetica Neue"/>
      <w:color w:val="000000" w:themeColor="text1"/>
      <w:sz w:val="22"/>
      <w:szCs w:val="22"/>
    </w:rPr>
  </w:style>
  <w:style w:type="paragraph" w:customStyle="1" w:styleId="TableStyle2">
    <w:name w:val="Table Style 2"/>
    <w:basedOn w:val="Normal"/>
    <w:uiPriority w:val="1"/>
    <w:rsid w:val="50D1C68B"/>
    <w:rPr>
      <w:rFonts w:ascii="Helvetica Neue" w:eastAsia="Helvetica Neue" w:hAnsi="Helvetica Neue" w:cs="Helvetica Neue"/>
      <w:color w:val="000000" w:themeColor="text1"/>
    </w:rPr>
  </w:style>
  <w:style w:type="paragraph" w:customStyle="1" w:styleId="Default">
    <w:name w:val="Default"/>
    <w:basedOn w:val="Normal"/>
    <w:uiPriority w:val="1"/>
    <w:rsid w:val="50D1C68B"/>
    <w:pPr>
      <w:spacing w:before="160" w:line="288" w:lineRule="auto"/>
    </w:pPr>
    <w:rPr>
      <w:rFonts w:ascii="Helvetica Neue" w:eastAsia="Helvetica Neue" w:hAnsi="Helvetica Neue" w:cs="Helvetica Neue"/>
      <w:color w:val="000000" w:themeColor="text1"/>
    </w:r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9C312A"/>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9C312A"/>
    <w:rPr>
      <w:rFonts w:eastAsiaTheme="minorEastAsia"/>
      <w:kern w:val="0"/>
      <w:sz w:val="22"/>
      <w:szCs w:val="22"/>
      <w:lang w:eastAsia="zh-CN"/>
      <w14:ligatures w14:val="none"/>
    </w:rPr>
  </w:style>
  <w:style w:type="character" w:customStyle="1" w:styleId="Heading1Char">
    <w:name w:val="Heading 1 Char"/>
    <w:basedOn w:val="DefaultParagraphFont"/>
    <w:link w:val="Heading1"/>
    <w:uiPriority w:val="9"/>
    <w:rsid w:val="00B863D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863DD"/>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B863DD"/>
    <w:pPr>
      <w:spacing w:before="120" w:after="120"/>
    </w:pPr>
    <w:rPr>
      <w:rFonts w:cstheme="minorHAnsi"/>
      <w:b/>
      <w:bCs/>
      <w:caps/>
      <w:sz w:val="20"/>
      <w:szCs w:val="20"/>
    </w:rPr>
  </w:style>
  <w:style w:type="paragraph" w:styleId="TOC2">
    <w:name w:val="toc 2"/>
    <w:basedOn w:val="Normal"/>
    <w:next w:val="Normal"/>
    <w:autoRedefine/>
    <w:uiPriority w:val="39"/>
    <w:semiHidden/>
    <w:unhideWhenUsed/>
    <w:rsid w:val="00B863DD"/>
    <w:pPr>
      <w:ind w:left="240"/>
    </w:pPr>
    <w:rPr>
      <w:rFonts w:cstheme="minorHAnsi"/>
      <w:smallCaps/>
      <w:sz w:val="20"/>
      <w:szCs w:val="20"/>
    </w:rPr>
  </w:style>
  <w:style w:type="paragraph" w:styleId="TOC3">
    <w:name w:val="toc 3"/>
    <w:basedOn w:val="Normal"/>
    <w:next w:val="Normal"/>
    <w:autoRedefine/>
    <w:uiPriority w:val="39"/>
    <w:semiHidden/>
    <w:unhideWhenUsed/>
    <w:rsid w:val="00B863DD"/>
    <w:pPr>
      <w:ind w:left="480"/>
    </w:pPr>
    <w:rPr>
      <w:rFonts w:cstheme="minorHAnsi"/>
      <w:i/>
      <w:iCs/>
      <w:sz w:val="20"/>
      <w:szCs w:val="20"/>
    </w:rPr>
  </w:style>
  <w:style w:type="paragraph" w:styleId="TOC4">
    <w:name w:val="toc 4"/>
    <w:basedOn w:val="Normal"/>
    <w:next w:val="Normal"/>
    <w:autoRedefine/>
    <w:uiPriority w:val="39"/>
    <w:semiHidden/>
    <w:unhideWhenUsed/>
    <w:rsid w:val="00B863DD"/>
    <w:pPr>
      <w:ind w:left="720"/>
    </w:pPr>
    <w:rPr>
      <w:rFonts w:cstheme="minorHAnsi"/>
      <w:sz w:val="18"/>
      <w:szCs w:val="18"/>
    </w:rPr>
  </w:style>
  <w:style w:type="paragraph" w:styleId="TOC5">
    <w:name w:val="toc 5"/>
    <w:basedOn w:val="Normal"/>
    <w:next w:val="Normal"/>
    <w:autoRedefine/>
    <w:uiPriority w:val="39"/>
    <w:semiHidden/>
    <w:unhideWhenUsed/>
    <w:rsid w:val="00B863DD"/>
    <w:pPr>
      <w:ind w:left="960"/>
    </w:pPr>
    <w:rPr>
      <w:rFonts w:cstheme="minorHAnsi"/>
      <w:sz w:val="18"/>
      <w:szCs w:val="18"/>
    </w:rPr>
  </w:style>
  <w:style w:type="paragraph" w:styleId="TOC6">
    <w:name w:val="toc 6"/>
    <w:basedOn w:val="Normal"/>
    <w:next w:val="Normal"/>
    <w:autoRedefine/>
    <w:uiPriority w:val="39"/>
    <w:semiHidden/>
    <w:unhideWhenUsed/>
    <w:rsid w:val="00B863DD"/>
    <w:pPr>
      <w:ind w:left="1200"/>
    </w:pPr>
    <w:rPr>
      <w:rFonts w:cstheme="minorHAnsi"/>
      <w:sz w:val="18"/>
      <w:szCs w:val="18"/>
    </w:rPr>
  </w:style>
  <w:style w:type="paragraph" w:styleId="TOC7">
    <w:name w:val="toc 7"/>
    <w:basedOn w:val="Normal"/>
    <w:next w:val="Normal"/>
    <w:autoRedefine/>
    <w:uiPriority w:val="39"/>
    <w:semiHidden/>
    <w:unhideWhenUsed/>
    <w:rsid w:val="00B863DD"/>
    <w:pPr>
      <w:ind w:left="1440"/>
    </w:pPr>
    <w:rPr>
      <w:rFonts w:cstheme="minorHAnsi"/>
      <w:sz w:val="18"/>
      <w:szCs w:val="18"/>
    </w:rPr>
  </w:style>
  <w:style w:type="paragraph" w:styleId="TOC8">
    <w:name w:val="toc 8"/>
    <w:basedOn w:val="Normal"/>
    <w:next w:val="Normal"/>
    <w:autoRedefine/>
    <w:uiPriority w:val="39"/>
    <w:semiHidden/>
    <w:unhideWhenUsed/>
    <w:rsid w:val="00B863DD"/>
    <w:pPr>
      <w:ind w:left="1680"/>
    </w:pPr>
    <w:rPr>
      <w:rFonts w:cstheme="minorHAnsi"/>
      <w:sz w:val="18"/>
      <w:szCs w:val="18"/>
    </w:rPr>
  </w:style>
  <w:style w:type="paragraph" w:styleId="TOC9">
    <w:name w:val="toc 9"/>
    <w:basedOn w:val="Normal"/>
    <w:next w:val="Normal"/>
    <w:autoRedefine/>
    <w:uiPriority w:val="39"/>
    <w:semiHidden/>
    <w:unhideWhenUsed/>
    <w:rsid w:val="00B863DD"/>
    <w:pPr>
      <w:ind w:left="1920"/>
    </w:pPr>
    <w:rPr>
      <w:rFonts w:cstheme="minorHAnsi"/>
      <w:sz w:val="18"/>
      <w:szCs w:val="18"/>
    </w:rPr>
  </w:style>
  <w:style w:type="character" w:styleId="Hyperlink">
    <w:name w:val="Hyperlink"/>
    <w:basedOn w:val="DefaultParagraphFont"/>
    <w:uiPriority w:val="99"/>
    <w:unhideWhenUsed/>
    <w:rsid w:val="00B103D4"/>
    <w:rPr>
      <w:color w:val="0563C1" w:themeColor="hyperlink"/>
      <w:u w:val="single"/>
    </w:rPr>
  </w:style>
  <w:style w:type="paragraph" w:styleId="Header">
    <w:name w:val="header"/>
    <w:basedOn w:val="Normal"/>
    <w:link w:val="HeaderChar"/>
    <w:uiPriority w:val="99"/>
    <w:unhideWhenUsed/>
    <w:rsid w:val="00680E5B"/>
    <w:pPr>
      <w:tabs>
        <w:tab w:val="center" w:pos="4680"/>
        <w:tab w:val="right" w:pos="9360"/>
      </w:tabs>
    </w:pPr>
  </w:style>
  <w:style w:type="character" w:customStyle="1" w:styleId="HeaderChar">
    <w:name w:val="Header Char"/>
    <w:basedOn w:val="DefaultParagraphFont"/>
    <w:link w:val="Header"/>
    <w:uiPriority w:val="99"/>
    <w:rsid w:val="00680E5B"/>
  </w:style>
  <w:style w:type="paragraph" w:styleId="Footer">
    <w:name w:val="footer"/>
    <w:basedOn w:val="Normal"/>
    <w:link w:val="FooterChar"/>
    <w:uiPriority w:val="99"/>
    <w:unhideWhenUsed/>
    <w:rsid w:val="00680E5B"/>
    <w:pPr>
      <w:tabs>
        <w:tab w:val="center" w:pos="4680"/>
        <w:tab w:val="right" w:pos="9360"/>
      </w:tabs>
    </w:pPr>
  </w:style>
  <w:style w:type="character" w:customStyle="1" w:styleId="FooterChar">
    <w:name w:val="Footer Char"/>
    <w:basedOn w:val="DefaultParagraphFont"/>
    <w:link w:val="Footer"/>
    <w:uiPriority w:val="99"/>
    <w:rsid w:val="00680E5B"/>
  </w:style>
  <w:style w:type="paragraph" w:styleId="ListParagraph">
    <w:name w:val="List Paragraph"/>
    <w:basedOn w:val="Normal"/>
    <w:uiPriority w:val="34"/>
    <w:qFormat/>
    <w:rsid w:val="00EC5065"/>
    <w:pPr>
      <w:ind w:left="720"/>
      <w:contextualSpacing/>
    </w:pPr>
  </w:style>
  <w:style w:type="paragraph" w:styleId="CommentText">
    <w:name w:val="annotation text"/>
    <w:basedOn w:val="Normal"/>
    <w:link w:val="CommentTextChar"/>
    <w:uiPriority w:val="99"/>
    <w:semiHidden/>
    <w:unhideWhenUsed/>
    <w:rsid w:val="00EC5065"/>
    <w:rPr>
      <w:sz w:val="20"/>
      <w:szCs w:val="20"/>
    </w:rPr>
  </w:style>
  <w:style w:type="character" w:customStyle="1" w:styleId="CommentTextChar">
    <w:name w:val="Comment Text Char"/>
    <w:basedOn w:val="DefaultParagraphFont"/>
    <w:link w:val="CommentText"/>
    <w:uiPriority w:val="99"/>
    <w:semiHidden/>
    <w:rsid w:val="00EC5065"/>
    <w:rPr>
      <w:sz w:val="20"/>
      <w:szCs w:val="20"/>
    </w:rPr>
  </w:style>
  <w:style w:type="character" w:styleId="CommentReference">
    <w:name w:val="annotation reference"/>
    <w:basedOn w:val="DefaultParagraphFont"/>
    <w:uiPriority w:val="99"/>
    <w:semiHidden/>
    <w:unhideWhenUsed/>
    <w:rsid w:val="00EC5065"/>
    <w:rPr>
      <w:sz w:val="16"/>
      <w:szCs w:val="16"/>
    </w:rPr>
  </w:style>
  <w:style w:type="character" w:customStyle="1" w:styleId="ui-provider">
    <w:name w:val="ui-provider"/>
    <w:basedOn w:val="DefaultParagraphFont"/>
    <w:rsid w:val="00EC5065"/>
  </w:style>
  <w:style w:type="paragraph" w:styleId="NormalWeb">
    <w:name w:val="Normal (Web)"/>
    <w:basedOn w:val="Normal"/>
    <w:uiPriority w:val="99"/>
    <w:unhideWhenUsed/>
    <w:rsid w:val="007B02B1"/>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7B02B1"/>
    <w:rPr>
      <w:b/>
      <w:bCs/>
    </w:rPr>
  </w:style>
  <w:style w:type="character" w:styleId="PageNumber">
    <w:name w:val="page number"/>
    <w:basedOn w:val="DefaultParagraphFont"/>
    <w:uiPriority w:val="99"/>
    <w:semiHidden/>
    <w:unhideWhenUsed/>
    <w:rsid w:val="002E6039"/>
  </w:style>
  <w:style w:type="table" w:styleId="GridTable5Dark-Accent3">
    <w:name w:val="Grid Table 5 Dark Accent 3"/>
    <w:basedOn w:val="TableNormal"/>
    <w:uiPriority w:val="50"/>
    <w:rsid w:val="0032571F"/>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Revision">
    <w:name w:val="Revision"/>
    <w:hidden/>
    <w:uiPriority w:val="99"/>
    <w:semiHidden/>
    <w:rsid w:val="00D121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2521854">
      <w:bodyDiv w:val="1"/>
      <w:marLeft w:val="0"/>
      <w:marRight w:val="0"/>
      <w:marTop w:val="0"/>
      <w:marBottom w:val="0"/>
      <w:divBdr>
        <w:top w:val="none" w:sz="0" w:space="0" w:color="auto"/>
        <w:left w:val="none" w:sz="0" w:space="0" w:color="auto"/>
        <w:bottom w:val="none" w:sz="0" w:space="0" w:color="auto"/>
        <w:right w:val="none" w:sz="0" w:space="0" w:color="auto"/>
      </w:divBdr>
    </w:div>
    <w:div w:id="549463487">
      <w:bodyDiv w:val="1"/>
      <w:marLeft w:val="0"/>
      <w:marRight w:val="0"/>
      <w:marTop w:val="0"/>
      <w:marBottom w:val="0"/>
      <w:divBdr>
        <w:top w:val="none" w:sz="0" w:space="0" w:color="auto"/>
        <w:left w:val="none" w:sz="0" w:space="0" w:color="auto"/>
        <w:bottom w:val="none" w:sz="0" w:space="0" w:color="auto"/>
        <w:right w:val="none" w:sz="0" w:space="0" w:color="auto"/>
      </w:divBdr>
      <w:divsChild>
        <w:div w:id="110710326">
          <w:marLeft w:val="0"/>
          <w:marRight w:val="0"/>
          <w:marTop w:val="0"/>
          <w:marBottom w:val="0"/>
          <w:divBdr>
            <w:top w:val="none" w:sz="0" w:space="0" w:color="auto"/>
            <w:left w:val="none" w:sz="0" w:space="0" w:color="auto"/>
            <w:bottom w:val="none" w:sz="0" w:space="0" w:color="auto"/>
            <w:right w:val="none" w:sz="0" w:space="0" w:color="auto"/>
          </w:divBdr>
          <w:divsChild>
            <w:div w:id="1989937189">
              <w:marLeft w:val="0"/>
              <w:marRight w:val="0"/>
              <w:marTop w:val="0"/>
              <w:marBottom w:val="0"/>
              <w:divBdr>
                <w:top w:val="none" w:sz="0" w:space="0" w:color="auto"/>
                <w:left w:val="none" w:sz="0" w:space="0" w:color="auto"/>
                <w:bottom w:val="none" w:sz="0" w:space="0" w:color="auto"/>
                <w:right w:val="none" w:sz="0" w:space="0" w:color="auto"/>
              </w:divBdr>
            </w:div>
          </w:divsChild>
        </w:div>
        <w:div w:id="372507727">
          <w:marLeft w:val="0"/>
          <w:marRight w:val="0"/>
          <w:marTop w:val="0"/>
          <w:marBottom w:val="0"/>
          <w:divBdr>
            <w:top w:val="none" w:sz="0" w:space="0" w:color="auto"/>
            <w:left w:val="none" w:sz="0" w:space="0" w:color="auto"/>
            <w:bottom w:val="none" w:sz="0" w:space="0" w:color="auto"/>
            <w:right w:val="none" w:sz="0" w:space="0" w:color="auto"/>
          </w:divBdr>
          <w:divsChild>
            <w:div w:id="1206912765">
              <w:marLeft w:val="0"/>
              <w:marRight w:val="0"/>
              <w:marTop w:val="0"/>
              <w:marBottom w:val="0"/>
              <w:divBdr>
                <w:top w:val="none" w:sz="0" w:space="0" w:color="auto"/>
                <w:left w:val="none" w:sz="0" w:space="0" w:color="auto"/>
                <w:bottom w:val="none" w:sz="0" w:space="0" w:color="auto"/>
                <w:right w:val="none" w:sz="0" w:space="0" w:color="auto"/>
              </w:divBdr>
            </w:div>
          </w:divsChild>
        </w:div>
        <w:div w:id="458652297">
          <w:marLeft w:val="0"/>
          <w:marRight w:val="0"/>
          <w:marTop w:val="0"/>
          <w:marBottom w:val="0"/>
          <w:divBdr>
            <w:top w:val="none" w:sz="0" w:space="0" w:color="auto"/>
            <w:left w:val="none" w:sz="0" w:space="0" w:color="auto"/>
            <w:bottom w:val="none" w:sz="0" w:space="0" w:color="auto"/>
            <w:right w:val="none" w:sz="0" w:space="0" w:color="auto"/>
          </w:divBdr>
          <w:divsChild>
            <w:div w:id="286200829">
              <w:marLeft w:val="0"/>
              <w:marRight w:val="0"/>
              <w:marTop w:val="0"/>
              <w:marBottom w:val="0"/>
              <w:divBdr>
                <w:top w:val="none" w:sz="0" w:space="0" w:color="auto"/>
                <w:left w:val="none" w:sz="0" w:space="0" w:color="auto"/>
                <w:bottom w:val="none" w:sz="0" w:space="0" w:color="auto"/>
                <w:right w:val="none" w:sz="0" w:space="0" w:color="auto"/>
              </w:divBdr>
            </w:div>
            <w:div w:id="1099059522">
              <w:marLeft w:val="0"/>
              <w:marRight w:val="0"/>
              <w:marTop w:val="0"/>
              <w:marBottom w:val="0"/>
              <w:divBdr>
                <w:top w:val="none" w:sz="0" w:space="0" w:color="auto"/>
                <w:left w:val="none" w:sz="0" w:space="0" w:color="auto"/>
                <w:bottom w:val="none" w:sz="0" w:space="0" w:color="auto"/>
                <w:right w:val="none" w:sz="0" w:space="0" w:color="auto"/>
              </w:divBdr>
            </w:div>
            <w:div w:id="1230310281">
              <w:marLeft w:val="0"/>
              <w:marRight w:val="0"/>
              <w:marTop w:val="0"/>
              <w:marBottom w:val="0"/>
              <w:divBdr>
                <w:top w:val="none" w:sz="0" w:space="0" w:color="auto"/>
                <w:left w:val="none" w:sz="0" w:space="0" w:color="auto"/>
                <w:bottom w:val="none" w:sz="0" w:space="0" w:color="auto"/>
                <w:right w:val="none" w:sz="0" w:space="0" w:color="auto"/>
              </w:divBdr>
            </w:div>
            <w:div w:id="1950425949">
              <w:marLeft w:val="0"/>
              <w:marRight w:val="0"/>
              <w:marTop w:val="0"/>
              <w:marBottom w:val="0"/>
              <w:divBdr>
                <w:top w:val="none" w:sz="0" w:space="0" w:color="auto"/>
                <w:left w:val="none" w:sz="0" w:space="0" w:color="auto"/>
                <w:bottom w:val="none" w:sz="0" w:space="0" w:color="auto"/>
                <w:right w:val="none" w:sz="0" w:space="0" w:color="auto"/>
              </w:divBdr>
            </w:div>
            <w:div w:id="1981878820">
              <w:marLeft w:val="0"/>
              <w:marRight w:val="0"/>
              <w:marTop w:val="0"/>
              <w:marBottom w:val="0"/>
              <w:divBdr>
                <w:top w:val="none" w:sz="0" w:space="0" w:color="auto"/>
                <w:left w:val="none" w:sz="0" w:space="0" w:color="auto"/>
                <w:bottom w:val="none" w:sz="0" w:space="0" w:color="auto"/>
                <w:right w:val="none" w:sz="0" w:space="0" w:color="auto"/>
              </w:divBdr>
            </w:div>
          </w:divsChild>
        </w:div>
        <w:div w:id="784932030">
          <w:marLeft w:val="0"/>
          <w:marRight w:val="0"/>
          <w:marTop w:val="0"/>
          <w:marBottom w:val="0"/>
          <w:divBdr>
            <w:top w:val="none" w:sz="0" w:space="0" w:color="auto"/>
            <w:left w:val="none" w:sz="0" w:space="0" w:color="auto"/>
            <w:bottom w:val="none" w:sz="0" w:space="0" w:color="auto"/>
            <w:right w:val="none" w:sz="0" w:space="0" w:color="auto"/>
          </w:divBdr>
          <w:divsChild>
            <w:div w:id="1397781760">
              <w:marLeft w:val="0"/>
              <w:marRight w:val="0"/>
              <w:marTop w:val="0"/>
              <w:marBottom w:val="0"/>
              <w:divBdr>
                <w:top w:val="none" w:sz="0" w:space="0" w:color="auto"/>
                <w:left w:val="none" w:sz="0" w:space="0" w:color="auto"/>
                <w:bottom w:val="none" w:sz="0" w:space="0" w:color="auto"/>
                <w:right w:val="none" w:sz="0" w:space="0" w:color="auto"/>
              </w:divBdr>
            </w:div>
          </w:divsChild>
        </w:div>
        <w:div w:id="1186944875">
          <w:marLeft w:val="0"/>
          <w:marRight w:val="0"/>
          <w:marTop w:val="0"/>
          <w:marBottom w:val="0"/>
          <w:divBdr>
            <w:top w:val="none" w:sz="0" w:space="0" w:color="auto"/>
            <w:left w:val="none" w:sz="0" w:space="0" w:color="auto"/>
            <w:bottom w:val="none" w:sz="0" w:space="0" w:color="auto"/>
            <w:right w:val="none" w:sz="0" w:space="0" w:color="auto"/>
          </w:divBdr>
          <w:divsChild>
            <w:div w:id="717362266">
              <w:marLeft w:val="0"/>
              <w:marRight w:val="0"/>
              <w:marTop w:val="0"/>
              <w:marBottom w:val="0"/>
              <w:divBdr>
                <w:top w:val="none" w:sz="0" w:space="0" w:color="auto"/>
                <w:left w:val="none" w:sz="0" w:space="0" w:color="auto"/>
                <w:bottom w:val="none" w:sz="0" w:space="0" w:color="auto"/>
                <w:right w:val="none" w:sz="0" w:space="0" w:color="auto"/>
              </w:divBdr>
            </w:div>
          </w:divsChild>
        </w:div>
        <w:div w:id="1279214666">
          <w:marLeft w:val="0"/>
          <w:marRight w:val="0"/>
          <w:marTop w:val="0"/>
          <w:marBottom w:val="0"/>
          <w:divBdr>
            <w:top w:val="none" w:sz="0" w:space="0" w:color="auto"/>
            <w:left w:val="none" w:sz="0" w:space="0" w:color="auto"/>
            <w:bottom w:val="none" w:sz="0" w:space="0" w:color="auto"/>
            <w:right w:val="none" w:sz="0" w:space="0" w:color="auto"/>
          </w:divBdr>
          <w:divsChild>
            <w:div w:id="992559801">
              <w:marLeft w:val="0"/>
              <w:marRight w:val="0"/>
              <w:marTop w:val="0"/>
              <w:marBottom w:val="0"/>
              <w:divBdr>
                <w:top w:val="none" w:sz="0" w:space="0" w:color="auto"/>
                <w:left w:val="none" w:sz="0" w:space="0" w:color="auto"/>
                <w:bottom w:val="none" w:sz="0" w:space="0" w:color="auto"/>
                <w:right w:val="none" w:sz="0" w:space="0" w:color="auto"/>
              </w:divBdr>
            </w:div>
          </w:divsChild>
        </w:div>
        <w:div w:id="1312440076">
          <w:marLeft w:val="0"/>
          <w:marRight w:val="0"/>
          <w:marTop w:val="0"/>
          <w:marBottom w:val="0"/>
          <w:divBdr>
            <w:top w:val="none" w:sz="0" w:space="0" w:color="auto"/>
            <w:left w:val="none" w:sz="0" w:space="0" w:color="auto"/>
            <w:bottom w:val="none" w:sz="0" w:space="0" w:color="auto"/>
            <w:right w:val="none" w:sz="0" w:space="0" w:color="auto"/>
          </w:divBdr>
          <w:divsChild>
            <w:div w:id="2012295547">
              <w:marLeft w:val="0"/>
              <w:marRight w:val="0"/>
              <w:marTop w:val="0"/>
              <w:marBottom w:val="0"/>
              <w:divBdr>
                <w:top w:val="none" w:sz="0" w:space="0" w:color="auto"/>
                <w:left w:val="none" w:sz="0" w:space="0" w:color="auto"/>
                <w:bottom w:val="none" w:sz="0" w:space="0" w:color="auto"/>
                <w:right w:val="none" w:sz="0" w:space="0" w:color="auto"/>
              </w:divBdr>
            </w:div>
          </w:divsChild>
        </w:div>
        <w:div w:id="1403799247">
          <w:marLeft w:val="0"/>
          <w:marRight w:val="0"/>
          <w:marTop w:val="0"/>
          <w:marBottom w:val="0"/>
          <w:divBdr>
            <w:top w:val="none" w:sz="0" w:space="0" w:color="auto"/>
            <w:left w:val="none" w:sz="0" w:space="0" w:color="auto"/>
            <w:bottom w:val="none" w:sz="0" w:space="0" w:color="auto"/>
            <w:right w:val="none" w:sz="0" w:space="0" w:color="auto"/>
          </w:divBdr>
          <w:divsChild>
            <w:div w:id="109786607">
              <w:marLeft w:val="0"/>
              <w:marRight w:val="0"/>
              <w:marTop w:val="0"/>
              <w:marBottom w:val="0"/>
              <w:divBdr>
                <w:top w:val="none" w:sz="0" w:space="0" w:color="auto"/>
                <w:left w:val="none" w:sz="0" w:space="0" w:color="auto"/>
                <w:bottom w:val="none" w:sz="0" w:space="0" w:color="auto"/>
                <w:right w:val="none" w:sz="0" w:space="0" w:color="auto"/>
              </w:divBdr>
            </w:div>
            <w:div w:id="296958258">
              <w:marLeft w:val="0"/>
              <w:marRight w:val="0"/>
              <w:marTop w:val="0"/>
              <w:marBottom w:val="0"/>
              <w:divBdr>
                <w:top w:val="none" w:sz="0" w:space="0" w:color="auto"/>
                <w:left w:val="none" w:sz="0" w:space="0" w:color="auto"/>
                <w:bottom w:val="none" w:sz="0" w:space="0" w:color="auto"/>
                <w:right w:val="none" w:sz="0" w:space="0" w:color="auto"/>
              </w:divBdr>
            </w:div>
            <w:div w:id="348027528">
              <w:marLeft w:val="0"/>
              <w:marRight w:val="0"/>
              <w:marTop w:val="0"/>
              <w:marBottom w:val="0"/>
              <w:divBdr>
                <w:top w:val="none" w:sz="0" w:space="0" w:color="auto"/>
                <w:left w:val="none" w:sz="0" w:space="0" w:color="auto"/>
                <w:bottom w:val="none" w:sz="0" w:space="0" w:color="auto"/>
                <w:right w:val="none" w:sz="0" w:space="0" w:color="auto"/>
              </w:divBdr>
            </w:div>
            <w:div w:id="1018966150">
              <w:marLeft w:val="0"/>
              <w:marRight w:val="0"/>
              <w:marTop w:val="0"/>
              <w:marBottom w:val="0"/>
              <w:divBdr>
                <w:top w:val="none" w:sz="0" w:space="0" w:color="auto"/>
                <w:left w:val="none" w:sz="0" w:space="0" w:color="auto"/>
                <w:bottom w:val="none" w:sz="0" w:space="0" w:color="auto"/>
                <w:right w:val="none" w:sz="0" w:space="0" w:color="auto"/>
              </w:divBdr>
            </w:div>
            <w:div w:id="1092160366">
              <w:marLeft w:val="0"/>
              <w:marRight w:val="0"/>
              <w:marTop w:val="0"/>
              <w:marBottom w:val="0"/>
              <w:divBdr>
                <w:top w:val="none" w:sz="0" w:space="0" w:color="auto"/>
                <w:left w:val="none" w:sz="0" w:space="0" w:color="auto"/>
                <w:bottom w:val="none" w:sz="0" w:space="0" w:color="auto"/>
                <w:right w:val="none" w:sz="0" w:space="0" w:color="auto"/>
              </w:divBdr>
            </w:div>
          </w:divsChild>
        </w:div>
        <w:div w:id="1414543588">
          <w:marLeft w:val="0"/>
          <w:marRight w:val="0"/>
          <w:marTop w:val="0"/>
          <w:marBottom w:val="0"/>
          <w:divBdr>
            <w:top w:val="none" w:sz="0" w:space="0" w:color="auto"/>
            <w:left w:val="none" w:sz="0" w:space="0" w:color="auto"/>
            <w:bottom w:val="none" w:sz="0" w:space="0" w:color="auto"/>
            <w:right w:val="none" w:sz="0" w:space="0" w:color="auto"/>
          </w:divBdr>
          <w:divsChild>
            <w:div w:id="170726247">
              <w:marLeft w:val="0"/>
              <w:marRight w:val="0"/>
              <w:marTop w:val="0"/>
              <w:marBottom w:val="0"/>
              <w:divBdr>
                <w:top w:val="none" w:sz="0" w:space="0" w:color="auto"/>
                <w:left w:val="none" w:sz="0" w:space="0" w:color="auto"/>
                <w:bottom w:val="none" w:sz="0" w:space="0" w:color="auto"/>
                <w:right w:val="none" w:sz="0" w:space="0" w:color="auto"/>
              </w:divBdr>
            </w:div>
            <w:div w:id="407461059">
              <w:marLeft w:val="0"/>
              <w:marRight w:val="0"/>
              <w:marTop w:val="0"/>
              <w:marBottom w:val="0"/>
              <w:divBdr>
                <w:top w:val="none" w:sz="0" w:space="0" w:color="auto"/>
                <w:left w:val="none" w:sz="0" w:space="0" w:color="auto"/>
                <w:bottom w:val="none" w:sz="0" w:space="0" w:color="auto"/>
                <w:right w:val="none" w:sz="0" w:space="0" w:color="auto"/>
              </w:divBdr>
            </w:div>
            <w:div w:id="1443768281">
              <w:marLeft w:val="0"/>
              <w:marRight w:val="0"/>
              <w:marTop w:val="0"/>
              <w:marBottom w:val="0"/>
              <w:divBdr>
                <w:top w:val="none" w:sz="0" w:space="0" w:color="auto"/>
                <w:left w:val="none" w:sz="0" w:space="0" w:color="auto"/>
                <w:bottom w:val="none" w:sz="0" w:space="0" w:color="auto"/>
                <w:right w:val="none" w:sz="0" w:space="0" w:color="auto"/>
              </w:divBdr>
            </w:div>
          </w:divsChild>
        </w:div>
        <w:div w:id="1571575247">
          <w:marLeft w:val="0"/>
          <w:marRight w:val="0"/>
          <w:marTop w:val="0"/>
          <w:marBottom w:val="0"/>
          <w:divBdr>
            <w:top w:val="none" w:sz="0" w:space="0" w:color="auto"/>
            <w:left w:val="none" w:sz="0" w:space="0" w:color="auto"/>
            <w:bottom w:val="none" w:sz="0" w:space="0" w:color="auto"/>
            <w:right w:val="none" w:sz="0" w:space="0" w:color="auto"/>
          </w:divBdr>
          <w:divsChild>
            <w:div w:id="283318950">
              <w:marLeft w:val="0"/>
              <w:marRight w:val="0"/>
              <w:marTop w:val="0"/>
              <w:marBottom w:val="0"/>
              <w:divBdr>
                <w:top w:val="none" w:sz="0" w:space="0" w:color="auto"/>
                <w:left w:val="none" w:sz="0" w:space="0" w:color="auto"/>
                <w:bottom w:val="none" w:sz="0" w:space="0" w:color="auto"/>
                <w:right w:val="none" w:sz="0" w:space="0" w:color="auto"/>
              </w:divBdr>
            </w:div>
            <w:div w:id="480661351">
              <w:marLeft w:val="0"/>
              <w:marRight w:val="0"/>
              <w:marTop w:val="0"/>
              <w:marBottom w:val="0"/>
              <w:divBdr>
                <w:top w:val="none" w:sz="0" w:space="0" w:color="auto"/>
                <w:left w:val="none" w:sz="0" w:space="0" w:color="auto"/>
                <w:bottom w:val="none" w:sz="0" w:space="0" w:color="auto"/>
                <w:right w:val="none" w:sz="0" w:space="0" w:color="auto"/>
              </w:divBdr>
            </w:div>
            <w:div w:id="1029910670">
              <w:marLeft w:val="0"/>
              <w:marRight w:val="0"/>
              <w:marTop w:val="0"/>
              <w:marBottom w:val="0"/>
              <w:divBdr>
                <w:top w:val="none" w:sz="0" w:space="0" w:color="auto"/>
                <w:left w:val="none" w:sz="0" w:space="0" w:color="auto"/>
                <w:bottom w:val="none" w:sz="0" w:space="0" w:color="auto"/>
                <w:right w:val="none" w:sz="0" w:space="0" w:color="auto"/>
              </w:divBdr>
            </w:div>
            <w:div w:id="1286430191">
              <w:marLeft w:val="0"/>
              <w:marRight w:val="0"/>
              <w:marTop w:val="0"/>
              <w:marBottom w:val="0"/>
              <w:divBdr>
                <w:top w:val="none" w:sz="0" w:space="0" w:color="auto"/>
                <w:left w:val="none" w:sz="0" w:space="0" w:color="auto"/>
                <w:bottom w:val="none" w:sz="0" w:space="0" w:color="auto"/>
                <w:right w:val="none" w:sz="0" w:space="0" w:color="auto"/>
              </w:divBdr>
            </w:div>
          </w:divsChild>
        </w:div>
        <w:div w:id="1663435984">
          <w:marLeft w:val="0"/>
          <w:marRight w:val="0"/>
          <w:marTop w:val="0"/>
          <w:marBottom w:val="0"/>
          <w:divBdr>
            <w:top w:val="none" w:sz="0" w:space="0" w:color="auto"/>
            <w:left w:val="none" w:sz="0" w:space="0" w:color="auto"/>
            <w:bottom w:val="none" w:sz="0" w:space="0" w:color="auto"/>
            <w:right w:val="none" w:sz="0" w:space="0" w:color="auto"/>
          </w:divBdr>
          <w:divsChild>
            <w:div w:id="1397766">
              <w:marLeft w:val="0"/>
              <w:marRight w:val="0"/>
              <w:marTop w:val="0"/>
              <w:marBottom w:val="0"/>
              <w:divBdr>
                <w:top w:val="none" w:sz="0" w:space="0" w:color="auto"/>
                <w:left w:val="none" w:sz="0" w:space="0" w:color="auto"/>
                <w:bottom w:val="none" w:sz="0" w:space="0" w:color="auto"/>
                <w:right w:val="none" w:sz="0" w:space="0" w:color="auto"/>
              </w:divBdr>
            </w:div>
            <w:div w:id="114957310">
              <w:marLeft w:val="0"/>
              <w:marRight w:val="0"/>
              <w:marTop w:val="0"/>
              <w:marBottom w:val="0"/>
              <w:divBdr>
                <w:top w:val="none" w:sz="0" w:space="0" w:color="auto"/>
                <w:left w:val="none" w:sz="0" w:space="0" w:color="auto"/>
                <w:bottom w:val="none" w:sz="0" w:space="0" w:color="auto"/>
                <w:right w:val="none" w:sz="0" w:space="0" w:color="auto"/>
              </w:divBdr>
            </w:div>
            <w:div w:id="1285893572">
              <w:marLeft w:val="0"/>
              <w:marRight w:val="0"/>
              <w:marTop w:val="0"/>
              <w:marBottom w:val="0"/>
              <w:divBdr>
                <w:top w:val="none" w:sz="0" w:space="0" w:color="auto"/>
                <w:left w:val="none" w:sz="0" w:space="0" w:color="auto"/>
                <w:bottom w:val="none" w:sz="0" w:space="0" w:color="auto"/>
                <w:right w:val="none" w:sz="0" w:space="0" w:color="auto"/>
              </w:divBdr>
            </w:div>
            <w:div w:id="1946763372">
              <w:marLeft w:val="0"/>
              <w:marRight w:val="0"/>
              <w:marTop w:val="0"/>
              <w:marBottom w:val="0"/>
              <w:divBdr>
                <w:top w:val="none" w:sz="0" w:space="0" w:color="auto"/>
                <w:left w:val="none" w:sz="0" w:space="0" w:color="auto"/>
                <w:bottom w:val="none" w:sz="0" w:space="0" w:color="auto"/>
                <w:right w:val="none" w:sz="0" w:space="0" w:color="auto"/>
              </w:divBdr>
            </w:div>
            <w:div w:id="1978492297">
              <w:marLeft w:val="0"/>
              <w:marRight w:val="0"/>
              <w:marTop w:val="0"/>
              <w:marBottom w:val="0"/>
              <w:divBdr>
                <w:top w:val="none" w:sz="0" w:space="0" w:color="auto"/>
                <w:left w:val="none" w:sz="0" w:space="0" w:color="auto"/>
                <w:bottom w:val="none" w:sz="0" w:space="0" w:color="auto"/>
                <w:right w:val="none" w:sz="0" w:space="0" w:color="auto"/>
              </w:divBdr>
            </w:div>
          </w:divsChild>
        </w:div>
        <w:div w:id="1831554960">
          <w:marLeft w:val="0"/>
          <w:marRight w:val="0"/>
          <w:marTop w:val="0"/>
          <w:marBottom w:val="0"/>
          <w:divBdr>
            <w:top w:val="none" w:sz="0" w:space="0" w:color="auto"/>
            <w:left w:val="none" w:sz="0" w:space="0" w:color="auto"/>
            <w:bottom w:val="none" w:sz="0" w:space="0" w:color="auto"/>
            <w:right w:val="none" w:sz="0" w:space="0" w:color="auto"/>
          </w:divBdr>
          <w:divsChild>
            <w:div w:id="614483042">
              <w:marLeft w:val="0"/>
              <w:marRight w:val="0"/>
              <w:marTop w:val="0"/>
              <w:marBottom w:val="0"/>
              <w:divBdr>
                <w:top w:val="none" w:sz="0" w:space="0" w:color="auto"/>
                <w:left w:val="none" w:sz="0" w:space="0" w:color="auto"/>
                <w:bottom w:val="none" w:sz="0" w:space="0" w:color="auto"/>
                <w:right w:val="none" w:sz="0" w:space="0" w:color="auto"/>
              </w:divBdr>
            </w:div>
          </w:divsChild>
        </w:div>
        <w:div w:id="1915780000">
          <w:marLeft w:val="0"/>
          <w:marRight w:val="0"/>
          <w:marTop w:val="0"/>
          <w:marBottom w:val="0"/>
          <w:divBdr>
            <w:top w:val="none" w:sz="0" w:space="0" w:color="auto"/>
            <w:left w:val="none" w:sz="0" w:space="0" w:color="auto"/>
            <w:bottom w:val="none" w:sz="0" w:space="0" w:color="auto"/>
            <w:right w:val="none" w:sz="0" w:space="0" w:color="auto"/>
          </w:divBdr>
          <w:divsChild>
            <w:div w:id="78723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672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3.xml"/><Relationship Id="rId21" Type="http://schemas.openxmlformats.org/officeDocument/2006/relationships/image" Target="media/image11.png"/><Relationship Id="rId34" Type="http://schemas.openxmlformats.org/officeDocument/2006/relationships/hyperlink" Target="https://www.noradarealestdddate.com/blog/housing-market-crash-2008/" TargetMode="External"/><Relationship Id="rId42" Type="http://schemas.openxmlformats.org/officeDocument/2006/relationships/footer" Target="foot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2.xml"/><Relationship Id="rId40" Type="http://schemas.openxmlformats.org/officeDocument/2006/relationships/header" Target="header3.xml"/><Relationship Id="rId45"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ampaignnow.com/blog/typical-response-rates-for-direct-marketing-efforts" TargetMode="External"/><Relationship Id="rId38" Type="http://schemas.openxmlformats.org/officeDocument/2006/relationships/header" Target="header2.xml"/><Relationship Id="rId20" Type="http://schemas.openxmlformats.org/officeDocument/2006/relationships/image" Target="media/image10.png"/><Relationship Id="rId41"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C86A6FB-4F9D-F142-BB77-D2162F4CE297}">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1c78f72-7721-488f-8d5e-efc962e4a15a">
      <Terms xmlns="http://schemas.microsoft.com/office/infopath/2007/PartnerControls"/>
    </lcf76f155ced4ddcb4097134ff3c332f>
    <TaxCatchAll xmlns="08034a27-bb23-4343-bde4-967b2d95a6d1"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82FE99956E5CE4D82B9F806F20BD001" ma:contentTypeVersion="12" ma:contentTypeDescription="Create a new document." ma:contentTypeScope="" ma:versionID="5a12942409ccd569edbd139d29b32dfa">
  <xsd:schema xmlns:xsd="http://www.w3.org/2001/XMLSchema" xmlns:xs="http://www.w3.org/2001/XMLSchema" xmlns:p="http://schemas.microsoft.com/office/2006/metadata/properties" xmlns:ns2="51c78f72-7721-488f-8d5e-efc962e4a15a" xmlns:ns3="08034a27-bb23-4343-bde4-967b2d95a6d1" targetNamespace="http://schemas.microsoft.com/office/2006/metadata/properties" ma:root="true" ma:fieldsID="fc00f94d3a94d8b99572c06b13d996ac" ns2:_="" ns3:_="">
    <xsd:import namespace="51c78f72-7721-488f-8d5e-efc962e4a15a"/>
    <xsd:import namespace="08034a27-bb23-4343-bde4-967b2d95a6d1"/>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c78f72-7721-488f-8d5e-efc962e4a1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babce5ee-ca9a-4d2a-a8e0-de5292635180"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8034a27-bb23-4343-bde4-967b2d95a6d1"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a3307f5-e24d-4125-9f83-17f4ce079fd0}" ma:internalName="TaxCatchAll" ma:showField="CatchAllData" ma:web="08034a27-bb23-4343-bde4-967b2d95a6d1">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74494368-F245-2C44-9200-88B90EBF79AB}">
  <ds:schemaRefs>
    <ds:schemaRef ds:uri="http://schemas.openxmlformats.org/officeDocument/2006/bibliography"/>
  </ds:schemaRefs>
</ds:datastoreItem>
</file>

<file path=customXml/itemProps2.xml><?xml version="1.0" encoding="utf-8"?>
<ds:datastoreItem xmlns:ds="http://schemas.openxmlformats.org/officeDocument/2006/customXml" ds:itemID="{02537600-C902-426A-A05F-C38E6A914EA7}">
  <ds:schemaRefs>
    <ds:schemaRef ds:uri="http://schemas.microsoft.com/sharepoint/v3/contenttype/forms"/>
  </ds:schemaRefs>
</ds:datastoreItem>
</file>

<file path=customXml/itemProps3.xml><?xml version="1.0" encoding="utf-8"?>
<ds:datastoreItem xmlns:ds="http://schemas.openxmlformats.org/officeDocument/2006/customXml" ds:itemID="{C842CB3B-DBD9-417F-AD21-CA4F9AE2DD1C}">
  <ds:schemaRefs>
    <ds:schemaRef ds:uri="http://schemas.microsoft.com/office/2006/metadata/properties"/>
    <ds:schemaRef ds:uri="http://schemas.microsoft.com/office/infopath/2007/PartnerControls"/>
    <ds:schemaRef ds:uri="51c78f72-7721-488f-8d5e-efc962e4a15a"/>
    <ds:schemaRef ds:uri="08034a27-bb23-4343-bde4-967b2d95a6d1"/>
  </ds:schemaRefs>
</ds:datastoreItem>
</file>

<file path=customXml/itemProps4.xml><?xml version="1.0" encoding="utf-8"?>
<ds:datastoreItem xmlns:ds="http://schemas.openxmlformats.org/officeDocument/2006/customXml" ds:itemID="{9874DA91-7FF2-4111-BF5E-F84882CCC9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c78f72-7721-488f-8d5e-efc962e4a15a"/>
    <ds:schemaRef ds:uri="08034a27-bb23-4343-bde4-967b2d95a6d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Pages>
  <Words>3140</Words>
  <Characters>17901</Characters>
  <Application>Microsoft Office Word</Application>
  <DocSecurity>4</DocSecurity>
  <Lines>149</Lines>
  <Paragraphs>41</Paragraphs>
  <ScaleCrop>false</ScaleCrop>
  <Company/>
  <LinksUpToDate>false</LinksUpToDate>
  <CharactersWithSpaces>21000</CharactersWithSpaces>
  <SharedDoc>false</SharedDoc>
  <HLinks>
    <vt:vector size="48" baseType="variant">
      <vt:variant>
        <vt:i4>2883647</vt:i4>
      </vt:variant>
      <vt:variant>
        <vt:i4>45</vt:i4>
      </vt:variant>
      <vt:variant>
        <vt:i4>0</vt:i4>
      </vt:variant>
      <vt:variant>
        <vt:i4>5</vt:i4>
      </vt:variant>
      <vt:variant>
        <vt:lpwstr>https://www.noradarealestdddate.com/blog/housing-market-crash-2008/</vt:lpwstr>
      </vt:variant>
      <vt:variant>
        <vt:lpwstr/>
      </vt:variant>
      <vt:variant>
        <vt:i4>983124</vt:i4>
      </vt:variant>
      <vt:variant>
        <vt:i4>42</vt:i4>
      </vt:variant>
      <vt:variant>
        <vt:i4>0</vt:i4>
      </vt:variant>
      <vt:variant>
        <vt:i4>5</vt:i4>
      </vt:variant>
      <vt:variant>
        <vt:lpwstr>https://www.campaignnow.com/blog/typical-response-rates-for-direct-marketing-efforts</vt:lpwstr>
      </vt:variant>
      <vt:variant>
        <vt:lpwstr>:~:text=Campaign%20Now%20Response%20Rates&amp;text=Telephone%3A%2010%E2%80%9320%25%20house,%3A%200.5%E2%80%933%25%20house%20file</vt:lpwstr>
      </vt:variant>
      <vt:variant>
        <vt:i4>1310771</vt:i4>
      </vt:variant>
      <vt:variant>
        <vt:i4>35</vt:i4>
      </vt:variant>
      <vt:variant>
        <vt:i4>0</vt:i4>
      </vt:variant>
      <vt:variant>
        <vt:i4>5</vt:i4>
      </vt:variant>
      <vt:variant>
        <vt:lpwstr/>
      </vt:variant>
      <vt:variant>
        <vt:lpwstr>_Toc152081872</vt:lpwstr>
      </vt:variant>
      <vt:variant>
        <vt:i4>1310771</vt:i4>
      </vt:variant>
      <vt:variant>
        <vt:i4>29</vt:i4>
      </vt:variant>
      <vt:variant>
        <vt:i4>0</vt:i4>
      </vt:variant>
      <vt:variant>
        <vt:i4>5</vt:i4>
      </vt:variant>
      <vt:variant>
        <vt:lpwstr/>
      </vt:variant>
      <vt:variant>
        <vt:lpwstr>_Toc152081871</vt:lpwstr>
      </vt:variant>
      <vt:variant>
        <vt:i4>1310771</vt:i4>
      </vt:variant>
      <vt:variant>
        <vt:i4>23</vt:i4>
      </vt:variant>
      <vt:variant>
        <vt:i4>0</vt:i4>
      </vt:variant>
      <vt:variant>
        <vt:i4>5</vt:i4>
      </vt:variant>
      <vt:variant>
        <vt:lpwstr/>
      </vt:variant>
      <vt:variant>
        <vt:lpwstr>_Toc152081870</vt:lpwstr>
      </vt:variant>
      <vt:variant>
        <vt:i4>1376307</vt:i4>
      </vt:variant>
      <vt:variant>
        <vt:i4>17</vt:i4>
      </vt:variant>
      <vt:variant>
        <vt:i4>0</vt:i4>
      </vt:variant>
      <vt:variant>
        <vt:i4>5</vt:i4>
      </vt:variant>
      <vt:variant>
        <vt:lpwstr/>
      </vt:variant>
      <vt:variant>
        <vt:lpwstr>_Toc152081869</vt:lpwstr>
      </vt:variant>
      <vt:variant>
        <vt:i4>1376307</vt:i4>
      </vt:variant>
      <vt:variant>
        <vt:i4>11</vt:i4>
      </vt:variant>
      <vt:variant>
        <vt:i4>0</vt:i4>
      </vt:variant>
      <vt:variant>
        <vt:i4>5</vt:i4>
      </vt:variant>
      <vt:variant>
        <vt:lpwstr/>
      </vt:variant>
      <vt:variant>
        <vt:lpwstr>_Toc152081868</vt:lpwstr>
      </vt:variant>
      <vt:variant>
        <vt:i4>1376307</vt:i4>
      </vt:variant>
      <vt:variant>
        <vt:i4>5</vt:i4>
      </vt:variant>
      <vt:variant>
        <vt:i4>0</vt:i4>
      </vt:variant>
      <vt:variant>
        <vt:i4>5</vt:i4>
      </vt:variant>
      <vt:variant>
        <vt:lpwstr/>
      </vt:variant>
      <vt:variant>
        <vt:lpwstr>_Toc152081867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Ramirez, John</dc:creator>
  <cp:keywords/>
  <dc:description/>
  <cp:lastModifiedBy>Ramirez, John</cp:lastModifiedBy>
  <cp:revision>84</cp:revision>
  <cp:lastPrinted>2023-11-12T22:39:00Z</cp:lastPrinted>
  <dcterms:created xsi:type="dcterms:W3CDTF">2023-11-14T04:34:00Z</dcterms:created>
  <dcterms:modified xsi:type="dcterms:W3CDTF">2023-11-29T01:02:00Z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0x010100582FE99956E5CE4D82B9F806F20BD001</vt:lpwstr>
  </property>
  <property fmtid="{D5CDD505-2E9C-101B-9397-08002B2CF9AE}" pid="3" name="MediaServiceImageTags">
    <vt:lpwstr/>
  </property>
</Properties>
</file>